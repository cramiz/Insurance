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2F37" w:rsidRPr="00552CC5" w:rsidRDefault="00E62F37" w:rsidP="0056218A">
      <w:pPr>
        <w:pStyle w:val="BodyText"/>
        <w:jc w:val="center"/>
        <w:rPr>
          <w:b/>
          <w:sz w:val="52"/>
          <w:szCs w:val="52"/>
        </w:rPr>
      </w:pPr>
      <w:bookmarkStart w:id="0" w:name="_Toc44676292"/>
      <w:r w:rsidRPr="00552CC5">
        <w:rPr>
          <w:b/>
          <w:sz w:val="52"/>
          <w:szCs w:val="52"/>
        </w:rPr>
        <w:t>Software Requirements Specification</w:t>
      </w:r>
    </w:p>
    <w:p w:rsidR="00E62F37" w:rsidRPr="00552CC5" w:rsidRDefault="00E62F37" w:rsidP="0056218A">
      <w:pPr>
        <w:pStyle w:val="BodyText"/>
        <w:jc w:val="center"/>
        <w:rPr>
          <w:b/>
          <w:sz w:val="52"/>
          <w:szCs w:val="52"/>
        </w:rPr>
      </w:pPr>
      <w:r w:rsidRPr="00552CC5">
        <w:rPr>
          <w:b/>
          <w:sz w:val="52"/>
          <w:szCs w:val="52"/>
        </w:rPr>
        <w:t>(SRS)</w:t>
      </w:r>
    </w:p>
    <w:p w:rsidR="00E62F37" w:rsidRDefault="00E62F37" w:rsidP="0056218A">
      <w:pPr>
        <w:pStyle w:val="BodyText"/>
        <w:jc w:val="center"/>
        <w:rPr>
          <w:sz w:val="48"/>
        </w:rPr>
      </w:pPr>
    </w:p>
    <w:p w:rsidR="00E62F37" w:rsidRPr="00552CC5" w:rsidRDefault="00A85C01" w:rsidP="0056218A">
      <w:pPr>
        <w:pStyle w:val="BodyText"/>
        <w:jc w:val="center"/>
        <w:rPr>
          <w:i/>
          <w:sz w:val="48"/>
        </w:rPr>
      </w:pPr>
      <w:r>
        <w:rPr>
          <w:i/>
          <w:sz w:val="48"/>
        </w:rPr>
        <w:t>February 6</w:t>
      </w:r>
      <w:r w:rsidR="00743752">
        <w:rPr>
          <w:i/>
          <w:sz w:val="48"/>
        </w:rPr>
        <w:t>, 2015</w:t>
      </w:r>
    </w:p>
    <w:p w:rsidR="00E62F37" w:rsidRDefault="00E62F37" w:rsidP="0056218A">
      <w:pPr>
        <w:pStyle w:val="BodyText"/>
        <w:jc w:val="center"/>
        <w:rPr>
          <w:sz w:val="48"/>
        </w:rPr>
      </w:pPr>
    </w:p>
    <w:p w:rsidR="00E62F37" w:rsidRDefault="00E62F37" w:rsidP="0056218A">
      <w:pPr>
        <w:pStyle w:val="BodyText"/>
        <w:jc w:val="center"/>
        <w:rPr>
          <w:sz w:val="48"/>
        </w:rPr>
      </w:pPr>
      <w:r>
        <w:rPr>
          <w:sz w:val="48"/>
        </w:rPr>
        <w:t xml:space="preserve">     </w:t>
      </w:r>
      <w:r w:rsidRPr="00E62F37">
        <w:rPr>
          <w:sz w:val="48"/>
        </w:rPr>
        <w:t>INSURANCE MANAGEMENT SYSTEM</w:t>
      </w:r>
    </w:p>
    <w:p w:rsidR="00E62F37" w:rsidRDefault="00E62F37" w:rsidP="0056218A">
      <w:pPr>
        <w:pStyle w:val="BodyText"/>
        <w:jc w:val="center"/>
        <w:rPr>
          <w:sz w:val="48"/>
        </w:rPr>
      </w:pPr>
    </w:p>
    <w:p w:rsidR="00D30073" w:rsidRPr="00552CC5" w:rsidRDefault="00D30073" w:rsidP="0056218A">
      <w:pPr>
        <w:pStyle w:val="BodyText"/>
        <w:jc w:val="center"/>
        <w:rPr>
          <w:b/>
          <w:sz w:val="48"/>
          <w:u w:val="single"/>
        </w:rPr>
      </w:pPr>
      <w:r>
        <w:rPr>
          <w:sz w:val="48"/>
        </w:rPr>
        <w:t xml:space="preserve">    </w:t>
      </w:r>
      <w:proofErr w:type="spellStart"/>
      <w:r w:rsidRPr="00552CC5">
        <w:rPr>
          <w:b/>
          <w:sz w:val="48"/>
          <w:u w:val="single"/>
        </w:rPr>
        <w:t>DanRamFar</w:t>
      </w:r>
      <w:proofErr w:type="spellEnd"/>
      <w:r w:rsidRPr="00552CC5">
        <w:rPr>
          <w:b/>
          <w:sz w:val="48"/>
          <w:u w:val="single"/>
        </w:rPr>
        <w:t xml:space="preserve"> Insurance</w:t>
      </w:r>
    </w:p>
    <w:p w:rsidR="00E62F37" w:rsidRPr="00552CC5" w:rsidRDefault="00E62F37" w:rsidP="0056218A">
      <w:pPr>
        <w:pStyle w:val="BodyText"/>
        <w:jc w:val="center"/>
        <w:rPr>
          <w:i/>
          <w:sz w:val="48"/>
        </w:rPr>
      </w:pPr>
      <w:r>
        <w:rPr>
          <w:sz w:val="48"/>
        </w:rPr>
        <w:t xml:space="preserve">        </w:t>
      </w:r>
      <w:proofErr w:type="spellStart"/>
      <w:r w:rsidRPr="00552CC5">
        <w:rPr>
          <w:i/>
          <w:sz w:val="48"/>
        </w:rPr>
        <w:t>Ramiz</w:t>
      </w:r>
      <w:proofErr w:type="spellEnd"/>
      <w:r w:rsidRPr="00552CC5">
        <w:rPr>
          <w:i/>
          <w:sz w:val="48"/>
        </w:rPr>
        <w:t xml:space="preserve"> </w:t>
      </w:r>
      <w:proofErr w:type="spellStart"/>
      <w:r w:rsidRPr="00552CC5">
        <w:rPr>
          <w:i/>
          <w:sz w:val="48"/>
        </w:rPr>
        <w:t>Cohadarevic</w:t>
      </w:r>
      <w:proofErr w:type="spellEnd"/>
    </w:p>
    <w:p w:rsidR="00E62F37" w:rsidRPr="00552CC5" w:rsidRDefault="00E62F37" w:rsidP="0056218A">
      <w:pPr>
        <w:pStyle w:val="BodyText"/>
        <w:jc w:val="center"/>
        <w:rPr>
          <w:i/>
          <w:sz w:val="48"/>
        </w:rPr>
      </w:pPr>
      <w:r w:rsidRPr="00552CC5">
        <w:rPr>
          <w:i/>
          <w:sz w:val="48"/>
        </w:rPr>
        <w:t xml:space="preserve">    Farooq </w:t>
      </w:r>
      <w:proofErr w:type="spellStart"/>
      <w:r w:rsidRPr="00552CC5">
        <w:rPr>
          <w:i/>
          <w:sz w:val="48"/>
        </w:rPr>
        <w:t>Abrahem</w:t>
      </w:r>
      <w:proofErr w:type="spellEnd"/>
    </w:p>
    <w:p w:rsidR="00E62F37" w:rsidRPr="00552CC5" w:rsidRDefault="00E62F37" w:rsidP="0056218A">
      <w:pPr>
        <w:pStyle w:val="BodyText"/>
        <w:jc w:val="center"/>
        <w:rPr>
          <w:i/>
          <w:sz w:val="48"/>
        </w:rPr>
      </w:pPr>
      <w:r w:rsidRPr="00552CC5">
        <w:rPr>
          <w:i/>
          <w:sz w:val="48"/>
        </w:rPr>
        <w:t>Daniel Walker</w:t>
      </w:r>
    </w:p>
    <w:p w:rsidR="00E62F37" w:rsidRDefault="00E62F37" w:rsidP="0056218A">
      <w:pPr>
        <w:pStyle w:val="BodyText"/>
        <w:jc w:val="center"/>
        <w:rPr>
          <w:sz w:val="48"/>
        </w:rPr>
      </w:pPr>
    </w:p>
    <w:p w:rsidR="00E62F37" w:rsidRPr="00552CC5" w:rsidRDefault="00552CC5" w:rsidP="0056218A">
      <w:pPr>
        <w:pStyle w:val="BodyText"/>
        <w:jc w:val="center"/>
        <w:rPr>
          <w:b/>
          <w:sz w:val="48"/>
        </w:rPr>
      </w:pPr>
      <w:r>
        <w:rPr>
          <w:b/>
          <w:sz w:val="48"/>
        </w:rPr>
        <w:t>(Group 1)</w:t>
      </w:r>
    </w:p>
    <w:p w:rsidR="00E62F37" w:rsidRDefault="00E62F37" w:rsidP="0056218A">
      <w:pPr>
        <w:pStyle w:val="BodyText"/>
        <w:jc w:val="center"/>
        <w:rPr>
          <w:sz w:val="48"/>
        </w:rPr>
      </w:pPr>
      <w:r>
        <w:rPr>
          <w:sz w:val="48"/>
        </w:rPr>
        <w:t>CS 319 Software Engineering</w:t>
      </w:r>
    </w:p>
    <w:p w:rsidR="00E62F37" w:rsidRDefault="00E62F37" w:rsidP="0056218A">
      <w:pPr>
        <w:pStyle w:val="BodyText"/>
        <w:jc w:val="center"/>
        <w:rPr>
          <w:sz w:val="48"/>
        </w:rPr>
      </w:pPr>
    </w:p>
    <w:p w:rsidR="00E62F37" w:rsidRDefault="00E62F37" w:rsidP="0056218A">
      <w:pPr>
        <w:spacing w:line="480" w:lineRule="auto"/>
      </w:pPr>
      <w:bookmarkStart w:id="1" w:name="_Toc61315196"/>
    </w:p>
    <w:p w:rsidR="00D30073" w:rsidRPr="00075CF8" w:rsidRDefault="00D30073" w:rsidP="0056218A">
      <w:pPr>
        <w:spacing w:line="480" w:lineRule="auto"/>
        <w:rPr>
          <w:sz w:val="24"/>
        </w:rPr>
        <w:sectPr w:rsidR="00D30073" w:rsidRPr="00075CF8" w:rsidSect="00A85C01">
          <w:footerReference w:type="default" r:id="rId8"/>
          <w:pgSz w:w="12240" w:h="15840"/>
          <w:pgMar w:top="1440" w:right="1800" w:bottom="1440" w:left="1800" w:header="720" w:footer="720" w:gutter="0"/>
          <w:pgNumType w:fmt="lowerRoman"/>
          <w:cols w:space="720"/>
          <w:vAlign w:val="center"/>
          <w:titlePg/>
          <w:docGrid w:linePitch="272"/>
        </w:sectPr>
      </w:pPr>
    </w:p>
    <w:p w:rsidR="004D79A7" w:rsidRPr="004D79A7" w:rsidRDefault="004D79A7" w:rsidP="0056218A">
      <w:bookmarkStart w:id="2" w:name="_Toc77487619"/>
    </w:p>
    <w:p w:rsidR="00B7334D" w:rsidRDefault="00B7334D" w:rsidP="0056218A">
      <w:pPr>
        <w:pStyle w:val="Heading1"/>
        <w:jc w:val="center"/>
        <w:rPr>
          <w:sz w:val="28"/>
        </w:rPr>
      </w:pPr>
    </w:p>
    <w:p w:rsidR="00E62F37" w:rsidRDefault="00E62F37" w:rsidP="0056218A">
      <w:pPr>
        <w:pStyle w:val="Heading1"/>
        <w:jc w:val="center"/>
        <w:rPr>
          <w:sz w:val="28"/>
        </w:rPr>
      </w:pPr>
      <w:r>
        <w:rPr>
          <w:sz w:val="28"/>
        </w:rPr>
        <w:t>Table of Contents</w:t>
      </w:r>
      <w:bookmarkEnd w:id="1"/>
      <w:bookmarkEnd w:id="2"/>
    </w:p>
    <w:p w:rsidR="00E62F37" w:rsidRDefault="00E62F37" w:rsidP="0056218A"/>
    <w:p w:rsidR="00E62F37" w:rsidRDefault="00E62F37" w:rsidP="0056218A">
      <w:pPr>
        <w:pStyle w:val="TOC1"/>
        <w:tabs>
          <w:tab w:val="right" w:leader="dot" w:pos="8630"/>
        </w:tabs>
        <w:rPr>
          <w:noProof/>
          <w:sz w:val="24"/>
          <w:szCs w:val="24"/>
        </w:rPr>
      </w:pPr>
      <w:r>
        <w:fldChar w:fldCharType="begin"/>
      </w:r>
      <w:r>
        <w:instrText xml:space="preserve"> TOC \o "1-4" \h \z </w:instrText>
      </w:r>
      <w:r>
        <w:fldChar w:fldCharType="separate"/>
      </w:r>
      <w:hyperlink r:id="rId9" w:anchor="_Toc77487619" w:history="1">
        <w:r>
          <w:rPr>
            <w:rStyle w:val="Hyperlink"/>
            <w:noProof/>
            <w:sz w:val="28"/>
          </w:rPr>
          <w:t>Table of Contents</w:t>
        </w:r>
        <w:r>
          <w:rPr>
            <w:rStyle w:val="Hyperlink"/>
            <w:noProof/>
            <w:webHidden/>
          </w:rPr>
          <w:tab/>
        </w:r>
        <w:r>
          <w:rPr>
            <w:rStyle w:val="Hyperlink"/>
          </w:rPr>
          <w:fldChar w:fldCharType="begin"/>
        </w:r>
        <w:r>
          <w:rPr>
            <w:rStyle w:val="Hyperlink"/>
            <w:noProof/>
            <w:webHidden/>
          </w:rPr>
          <w:instrText xml:space="preserve"> PAGEREF _Toc77487619 \h </w:instrText>
        </w:r>
        <w:r>
          <w:rPr>
            <w:rStyle w:val="Hyperlink"/>
          </w:rPr>
        </w:r>
        <w:r>
          <w:rPr>
            <w:rStyle w:val="Hyperlink"/>
          </w:rPr>
          <w:fldChar w:fldCharType="separate"/>
        </w:r>
        <w:r>
          <w:rPr>
            <w:rStyle w:val="Hyperlink"/>
            <w:noProof/>
            <w:webHidden/>
          </w:rPr>
          <w:t>i</w:t>
        </w:r>
        <w:r>
          <w:rPr>
            <w:rStyle w:val="Hyperlink"/>
          </w:rPr>
          <w:fldChar w:fldCharType="end"/>
        </w:r>
      </w:hyperlink>
    </w:p>
    <w:p w:rsidR="00E62F37" w:rsidRDefault="000F3A21" w:rsidP="0056218A">
      <w:pPr>
        <w:pStyle w:val="TOC1"/>
        <w:tabs>
          <w:tab w:val="right" w:leader="dot" w:pos="8630"/>
        </w:tabs>
        <w:rPr>
          <w:noProof/>
          <w:sz w:val="24"/>
          <w:szCs w:val="24"/>
        </w:rPr>
      </w:pPr>
      <w:hyperlink r:id="rId10" w:anchor="_Toc77487621" w:history="1">
        <w:r w:rsidR="00E62F37">
          <w:rPr>
            <w:rStyle w:val="Hyperlink"/>
            <w:noProof/>
            <w:sz w:val="28"/>
          </w:rPr>
          <w:t>1.0. Introduction</w:t>
        </w:r>
        <w:r w:rsidR="00E62F37">
          <w:rPr>
            <w:rStyle w:val="Hyperlink"/>
            <w:noProof/>
            <w:webHidden/>
          </w:rPr>
          <w:tab/>
        </w:r>
        <w:r w:rsidR="00E62F37">
          <w:rPr>
            <w:rStyle w:val="Hyperlink"/>
          </w:rPr>
          <w:fldChar w:fldCharType="begin"/>
        </w:r>
        <w:r w:rsidR="00E62F37">
          <w:rPr>
            <w:rStyle w:val="Hyperlink"/>
            <w:noProof/>
            <w:webHidden/>
          </w:rPr>
          <w:instrText xml:space="preserve"> PAGEREF _Toc77487621 \h </w:instrText>
        </w:r>
        <w:r w:rsidR="00E62F37">
          <w:rPr>
            <w:rStyle w:val="Hyperlink"/>
          </w:rPr>
        </w:r>
        <w:r w:rsidR="00E62F37">
          <w:rPr>
            <w:rStyle w:val="Hyperlink"/>
          </w:rPr>
          <w:fldChar w:fldCharType="separate"/>
        </w:r>
        <w:r w:rsidR="00E62F37">
          <w:rPr>
            <w:rStyle w:val="Hyperlink"/>
            <w:noProof/>
            <w:webHidden/>
          </w:rPr>
          <w:t>1</w:t>
        </w:r>
        <w:r w:rsidR="00E62F37">
          <w:rPr>
            <w:rStyle w:val="Hyperlink"/>
          </w:rPr>
          <w:fldChar w:fldCharType="end"/>
        </w:r>
      </w:hyperlink>
    </w:p>
    <w:p w:rsidR="00E62F37" w:rsidRDefault="000F3A21" w:rsidP="0056218A">
      <w:pPr>
        <w:pStyle w:val="TOC2"/>
        <w:tabs>
          <w:tab w:val="right" w:leader="dot" w:pos="8630"/>
        </w:tabs>
        <w:rPr>
          <w:noProof/>
          <w:sz w:val="24"/>
          <w:szCs w:val="24"/>
        </w:rPr>
      </w:pPr>
      <w:hyperlink r:id="rId11" w:anchor="_Toc77487622" w:history="1">
        <w:r w:rsidR="00E62F37">
          <w:rPr>
            <w:rStyle w:val="Hyperlink"/>
            <w:noProof/>
          </w:rPr>
          <w:t>1.1. Purpose</w:t>
        </w:r>
        <w:r w:rsidR="00E62F37">
          <w:rPr>
            <w:rStyle w:val="Hyperlink"/>
            <w:noProof/>
            <w:webHidden/>
          </w:rPr>
          <w:tab/>
        </w:r>
        <w:r w:rsidR="00075CF8">
          <w:rPr>
            <w:rStyle w:val="Hyperlink"/>
            <w:noProof/>
            <w:webHidden/>
          </w:rPr>
          <w:t>.</w:t>
        </w:r>
        <w:r w:rsidR="00E62F37">
          <w:rPr>
            <w:rStyle w:val="Hyperlink"/>
          </w:rPr>
          <w:fldChar w:fldCharType="begin"/>
        </w:r>
        <w:r w:rsidR="00E62F37">
          <w:rPr>
            <w:rStyle w:val="Hyperlink"/>
            <w:noProof/>
            <w:webHidden/>
          </w:rPr>
          <w:instrText xml:space="preserve"> PAGEREF _Toc77487622 \h </w:instrText>
        </w:r>
        <w:r w:rsidR="00E62F37">
          <w:rPr>
            <w:rStyle w:val="Hyperlink"/>
          </w:rPr>
        </w:r>
        <w:r w:rsidR="00E62F37">
          <w:rPr>
            <w:rStyle w:val="Hyperlink"/>
          </w:rPr>
          <w:fldChar w:fldCharType="separate"/>
        </w:r>
        <w:r w:rsidR="00E62F37">
          <w:rPr>
            <w:rStyle w:val="Hyperlink"/>
            <w:noProof/>
            <w:webHidden/>
          </w:rPr>
          <w:t>1</w:t>
        </w:r>
        <w:r w:rsidR="00E62F37">
          <w:rPr>
            <w:rStyle w:val="Hyperlink"/>
          </w:rPr>
          <w:fldChar w:fldCharType="end"/>
        </w:r>
      </w:hyperlink>
    </w:p>
    <w:p w:rsidR="00E62F37" w:rsidRDefault="000F3A21" w:rsidP="0056218A">
      <w:pPr>
        <w:pStyle w:val="TOC2"/>
        <w:tabs>
          <w:tab w:val="right" w:leader="dot" w:pos="8630"/>
        </w:tabs>
        <w:rPr>
          <w:noProof/>
          <w:sz w:val="24"/>
          <w:szCs w:val="24"/>
        </w:rPr>
      </w:pPr>
      <w:hyperlink r:id="rId12" w:anchor="_Toc77487623" w:history="1">
        <w:r w:rsidR="00B7334D">
          <w:rPr>
            <w:rStyle w:val="Hyperlink"/>
            <w:noProof/>
          </w:rPr>
          <w:t>1.2. Scope</w:t>
        </w:r>
        <w:r w:rsidR="00E62F37">
          <w:rPr>
            <w:rStyle w:val="Hyperlink"/>
            <w:noProof/>
            <w:webHidden/>
          </w:rPr>
          <w:tab/>
        </w:r>
        <w:r w:rsidR="00E62F37">
          <w:rPr>
            <w:rStyle w:val="Hyperlink"/>
          </w:rPr>
          <w:fldChar w:fldCharType="begin"/>
        </w:r>
        <w:r w:rsidR="00E62F37">
          <w:rPr>
            <w:rStyle w:val="Hyperlink"/>
            <w:noProof/>
            <w:webHidden/>
          </w:rPr>
          <w:instrText xml:space="preserve"> PAGEREF _Toc77487623 \h </w:instrText>
        </w:r>
        <w:r w:rsidR="00E62F37">
          <w:rPr>
            <w:rStyle w:val="Hyperlink"/>
          </w:rPr>
        </w:r>
        <w:r w:rsidR="00E62F37">
          <w:rPr>
            <w:rStyle w:val="Hyperlink"/>
          </w:rPr>
          <w:fldChar w:fldCharType="separate"/>
        </w:r>
        <w:r w:rsidR="00E62F37">
          <w:rPr>
            <w:rStyle w:val="Hyperlink"/>
            <w:noProof/>
            <w:webHidden/>
          </w:rPr>
          <w:t>1</w:t>
        </w:r>
        <w:r w:rsidR="00E62F37">
          <w:rPr>
            <w:rStyle w:val="Hyperlink"/>
          </w:rPr>
          <w:fldChar w:fldCharType="end"/>
        </w:r>
      </w:hyperlink>
    </w:p>
    <w:p w:rsidR="00E62F37" w:rsidRDefault="000F3A21" w:rsidP="0056218A">
      <w:pPr>
        <w:pStyle w:val="TOC2"/>
        <w:tabs>
          <w:tab w:val="right" w:leader="dot" w:pos="8630"/>
        </w:tabs>
        <w:rPr>
          <w:noProof/>
          <w:sz w:val="24"/>
          <w:szCs w:val="24"/>
        </w:rPr>
      </w:pPr>
      <w:hyperlink r:id="rId13" w:anchor="_Toc77487624" w:history="1">
        <w:r w:rsidR="00E62F37">
          <w:rPr>
            <w:rStyle w:val="Hyperlink"/>
            <w:noProof/>
          </w:rPr>
          <w:t>1.3. Glossary</w:t>
        </w:r>
        <w:r w:rsidR="00E62F37">
          <w:rPr>
            <w:rStyle w:val="Hyperlink"/>
            <w:noProof/>
            <w:webHidden/>
          </w:rPr>
          <w:tab/>
        </w:r>
        <w:r w:rsidR="00E62F37">
          <w:rPr>
            <w:rStyle w:val="Hyperlink"/>
          </w:rPr>
          <w:fldChar w:fldCharType="begin"/>
        </w:r>
        <w:r w:rsidR="00E62F37">
          <w:rPr>
            <w:rStyle w:val="Hyperlink"/>
            <w:noProof/>
            <w:webHidden/>
          </w:rPr>
          <w:instrText xml:space="preserve"> PAGEREF _Toc77487624 \h </w:instrText>
        </w:r>
        <w:r w:rsidR="00E62F37">
          <w:rPr>
            <w:rStyle w:val="Hyperlink"/>
          </w:rPr>
        </w:r>
        <w:r w:rsidR="00E62F37">
          <w:rPr>
            <w:rStyle w:val="Hyperlink"/>
          </w:rPr>
          <w:fldChar w:fldCharType="separate"/>
        </w:r>
        <w:r w:rsidR="00E62F37">
          <w:rPr>
            <w:rStyle w:val="Hyperlink"/>
            <w:noProof/>
            <w:webHidden/>
          </w:rPr>
          <w:t>2</w:t>
        </w:r>
        <w:r w:rsidR="00E62F37">
          <w:rPr>
            <w:rStyle w:val="Hyperlink"/>
          </w:rPr>
          <w:fldChar w:fldCharType="end"/>
        </w:r>
      </w:hyperlink>
    </w:p>
    <w:p w:rsidR="00E62F37" w:rsidRDefault="000F3A21" w:rsidP="0056218A">
      <w:pPr>
        <w:pStyle w:val="TOC2"/>
        <w:tabs>
          <w:tab w:val="right" w:leader="dot" w:pos="8630"/>
        </w:tabs>
        <w:rPr>
          <w:noProof/>
          <w:sz w:val="24"/>
          <w:szCs w:val="24"/>
        </w:rPr>
      </w:pPr>
      <w:hyperlink r:id="rId14" w:anchor="_Toc77487625" w:history="1">
        <w:r w:rsidR="00E62F37">
          <w:rPr>
            <w:rStyle w:val="Hyperlink"/>
            <w:noProof/>
          </w:rPr>
          <w:t>1.4. References</w:t>
        </w:r>
        <w:r w:rsidR="00E62F37">
          <w:rPr>
            <w:rStyle w:val="Hyperlink"/>
            <w:noProof/>
            <w:webHidden/>
          </w:rPr>
          <w:tab/>
        </w:r>
        <w:r w:rsidR="00A85C01">
          <w:rPr>
            <w:rStyle w:val="Hyperlink"/>
          </w:rPr>
          <w:t>3</w:t>
        </w:r>
      </w:hyperlink>
    </w:p>
    <w:p w:rsidR="00E62F37" w:rsidRDefault="000F3A21" w:rsidP="0056218A">
      <w:pPr>
        <w:pStyle w:val="TOC2"/>
        <w:tabs>
          <w:tab w:val="right" w:leader="dot" w:pos="8630"/>
        </w:tabs>
        <w:rPr>
          <w:noProof/>
          <w:sz w:val="24"/>
          <w:szCs w:val="24"/>
        </w:rPr>
      </w:pPr>
      <w:hyperlink r:id="rId15" w:anchor="_Toc77487626" w:history="1">
        <w:r w:rsidR="00B7334D">
          <w:rPr>
            <w:rStyle w:val="Hyperlink"/>
            <w:noProof/>
          </w:rPr>
          <w:t>1.5. Overview</w:t>
        </w:r>
        <w:r w:rsidR="00E62F37">
          <w:rPr>
            <w:rStyle w:val="Hyperlink"/>
            <w:noProof/>
            <w:webHidden/>
          </w:rPr>
          <w:tab/>
        </w:r>
        <w:r w:rsidR="00A85C01">
          <w:rPr>
            <w:rStyle w:val="Hyperlink"/>
          </w:rPr>
          <w:t>3</w:t>
        </w:r>
      </w:hyperlink>
    </w:p>
    <w:p w:rsidR="00E62F37" w:rsidRDefault="000F3A21" w:rsidP="0056218A">
      <w:pPr>
        <w:pStyle w:val="TOC1"/>
        <w:tabs>
          <w:tab w:val="left" w:pos="800"/>
          <w:tab w:val="right" w:leader="dot" w:pos="8630"/>
        </w:tabs>
        <w:rPr>
          <w:noProof/>
          <w:sz w:val="24"/>
          <w:szCs w:val="24"/>
        </w:rPr>
      </w:pPr>
      <w:hyperlink r:id="rId16" w:anchor="_Toc77487627" w:history="1">
        <w:r w:rsidR="00E62F37">
          <w:rPr>
            <w:rStyle w:val="Hyperlink"/>
            <w:noProof/>
            <w:sz w:val="28"/>
          </w:rPr>
          <w:t>2.0.</w:t>
        </w:r>
        <w:r w:rsidR="004D79A7">
          <w:rPr>
            <w:rStyle w:val="Hyperlink"/>
            <w:noProof/>
            <w:szCs w:val="24"/>
          </w:rPr>
          <w:t xml:space="preserve">   </w:t>
        </w:r>
        <w:r w:rsidR="00B7334D">
          <w:rPr>
            <w:rStyle w:val="Hyperlink"/>
            <w:noProof/>
            <w:sz w:val="28"/>
          </w:rPr>
          <w:t xml:space="preserve">Project </w:t>
        </w:r>
        <w:r w:rsidR="00E62F37">
          <w:rPr>
            <w:rStyle w:val="Hyperlink"/>
            <w:noProof/>
            <w:sz w:val="28"/>
          </w:rPr>
          <w:t>Description</w:t>
        </w:r>
        <w:r w:rsidR="00E62F37">
          <w:rPr>
            <w:rStyle w:val="Hyperlink"/>
            <w:noProof/>
            <w:webHidden/>
          </w:rPr>
          <w:tab/>
        </w:r>
        <w:r w:rsidR="00E62F37">
          <w:rPr>
            <w:rStyle w:val="Hyperlink"/>
          </w:rPr>
          <w:fldChar w:fldCharType="begin"/>
        </w:r>
        <w:r w:rsidR="00E62F37">
          <w:rPr>
            <w:rStyle w:val="Hyperlink"/>
            <w:noProof/>
            <w:webHidden/>
          </w:rPr>
          <w:instrText xml:space="preserve"> PAGEREF _Toc77487627 \h </w:instrText>
        </w:r>
        <w:r w:rsidR="00E62F37">
          <w:rPr>
            <w:rStyle w:val="Hyperlink"/>
          </w:rPr>
        </w:r>
        <w:r w:rsidR="00E62F37">
          <w:rPr>
            <w:rStyle w:val="Hyperlink"/>
          </w:rPr>
          <w:fldChar w:fldCharType="separate"/>
        </w:r>
        <w:r w:rsidR="00E62F37">
          <w:rPr>
            <w:rStyle w:val="Hyperlink"/>
            <w:noProof/>
            <w:webHidden/>
          </w:rPr>
          <w:t>4</w:t>
        </w:r>
        <w:r w:rsidR="00E62F37">
          <w:rPr>
            <w:rStyle w:val="Hyperlink"/>
          </w:rPr>
          <w:fldChar w:fldCharType="end"/>
        </w:r>
      </w:hyperlink>
    </w:p>
    <w:p w:rsidR="00E62F37" w:rsidRDefault="000F3A21" w:rsidP="0056218A">
      <w:pPr>
        <w:pStyle w:val="TOC2"/>
        <w:tabs>
          <w:tab w:val="left" w:pos="800"/>
          <w:tab w:val="right" w:leader="dot" w:pos="8630"/>
        </w:tabs>
        <w:rPr>
          <w:noProof/>
          <w:sz w:val="24"/>
          <w:szCs w:val="24"/>
        </w:rPr>
      </w:pPr>
      <w:hyperlink r:id="rId17" w:anchor="_Toc77487628" w:history="1">
        <w:r w:rsidR="00E62F37">
          <w:rPr>
            <w:rStyle w:val="Hyperlink"/>
            <w:noProof/>
          </w:rPr>
          <w:t>2.1</w:t>
        </w:r>
        <w:r w:rsidR="004D79A7">
          <w:rPr>
            <w:rStyle w:val="Hyperlink"/>
            <w:noProof/>
            <w:szCs w:val="24"/>
          </w:rPr>
          <w:t xml:space="preserve">   </w:t>
        </w:r>
        <w:r w:rsidR="00B7334D">
          <w:rPr>
            <w:rStyle w:val="Hyperlink"/>
            <w:noProof/>
          </w:rPr>
          <w:t>Product perspective</w:t>
        </w:r>
        <w:r w:rsidR="00E62F37">
          <w:rPr>
            <w:rStyle w:val="Hyperlink"/>
            <w:noProof/>
            <w:webHidden/>
          </w:rPr>
          <w:tab/>
        </w:r>
        <w:r w:rsidR="00E62F37">
          <w:rPr>
            <w:rStyle w:val="Hyperlink"/>
          </w:rPr>
          <w:fldChar w:fldCharType="begin"/>
        </w:r>
        <w:r w:rsidR="00E62F37">
          <w:rPr>
            <w:rStyle w:val="Hyperlink"/>
            <w:noProof/>
            <w:webHidden/>
          </w:rPr>
          <w:instrText xml:space="preserve"> PAGEREF _Toc77487628 \h </w:instrText>
        </w:r>
        <w:r w:rsidR="00E62F37">
          <w:rPr>
            <w:rStyle w:val="Hyperlink"/>
          </w:rPr>
        </w:r>
        <w:r w:rsidR="00E62F37">
          <w:rPr>
            <w:rStyle w:val="Hyperlink"/>
          </w:rPr>
          <w:fldChar w:fldCharType="separate"/>
        </w:r>
        <w:r w:rsidR="00E62F37">
          <w:rPr>
            <w:rStyle w:val="Hyperlink"/>
            <w:noProof/>
            <w:webHidden/>
          </w:rPr>
          <w:t>4</w:t>
        </w:r>
        <w:r w:rsidR="00E62F37">
          <w:rPr>
            <w:rStyle w:val="Hyperlink"/>
          </w:rPr>
          <w:fldChar w:fldCharType="end"/>
        </w:r>
      </w:hyperlink>
    </w:p>
    <w:p w:rsidR="00E62F37" w:rsidRDefault="000F3A21" w:rsidP="0056218A">
      <w:pPr>
        <w:pStyle w:val="TOC2"/>
        <w:tabs>
          <w:tab w:val="left" w:pos="800"/>
          <w:tab w:val="right" w:leader="dot" w:pos="8630"/>
        </w:tabs>
        <w:rPr>
          <w:noProof/>
          <w:sz w:val="24"/>
          <w:szCs w:val="24"/>
        </w:rPr>
      </w:pPr>
      <w:hyperlink r:id="rId18" w:anchor="_Toc77487629" w:history="1">
        <w:r w:rsidR="00E62F37">
          <w:rPr>
            <w:rStyle w:val="Hyperlink"/>
            <w:noProof/>
          </w:rPr>
          <w:t>2.2</w:t>
        </w:r>
        <w:r w:rsidR="004D79A7">
          <w:rPr>
            <w:rStyle w:val="Hyperlink"/>
            <w:noProof/>
            <w:szCs w:val="24"/>
          </w:rPr>
          <w:t xml:space="preserve">   </w:t>
        </w:r>
        <w:r w:rsidR="00B7334D">
          <w:rPr>
            <w:rStyle w:val="Hyperlink"/>
            <w:noProof/>
          </w:rPr>
          <w:t>Product functions</w:t>
        </w:r>
        <w:r w:rsidR="00E62F37">
          <w:rPr>
            <w:rStyle w:val="Hyperlink"/>
            <w:noProof/>
            <w:webHidden/>
          </w:rPr>
          <w:tab/>
        </w:r>
        <w:r>
          <w:rPr>
            <w:rStyle w:val="Hyperlink"/>
          </w:rPr>
          <w:t>4</w:t>
        </w:r>
      </w:hyperlink>
    </w:p>
    <w:p w:rsidR="00E62F37" w:rsidRDefault="00B7334D" w:rsidP="0056218A">
      <w:pPr>
        <w:pStyle w:val="TOC3"/>
        <w:tabs>
          <w:tab w:val="left" w:pos="1200"/>
          <w:tab w:val="right" w:leader="dot" w:pos="8630"/>
        </w:tabs>
        <w:ind w:left="0"/>
        <w:rPr>
          <w:noProof/>
          <w:sz w:val="24"/>
          <w:szCs w:val="24"/>
        </w:rPr>
      </w:pPr>
      <w:r>
        <w:t xml:space="preserve">    </w:t>
      </w:r>
      <w:hyperlink r:id="rId19" w:anchor="_Toc77487630" w:history="1">
        <w:r>
          <w:rPr>
            <w:rStyle w:val="Hyperlink"/>
            <w:noProof/>
            <w:szCs w:val="28"/>
          </w:rPr>
          <w:t>2.3</w:t>
        </w:r>
        <w:r w:rsidR="004D79A7">
          <w:rPr>
            <w:rStyle w:val="Hyperlink"/>
            <w:noProof/>
            <w:szCs w:val="24"/>
          </w:rPr>
          <w:t xml:space="preserve">   </w:t>
        </w:r>
        <w:r>
          <w:rPr>
            <w:rStyle w:val="Hyperlink"/>
            <w:noProof/>
            <w:szCs w:val="28"/>
          </w:rPr>
          <w:t>User characteristics</w:t>
        </w:r>
        <w:r w:rsidR="00E62F37">
          <w:rPr>
            <w:rStyle w:val="Hyperlink"/>
            <w:noProof/>
            <w:webHidden/>
          </w:rPr>
          <w:tab/>
        </w:r>
        <w:r w:rsidR="00E62F37">
          <w:rPr>
            <w:rStyle w:val="Hyperlink"/>
          </w:rPr>
          <w:fldChar w:fldCharType="begin"/>
        </w:r>
        <w:r w:rsidR="00E62F37">
          <w:rPr>
            <w:rStyle w:val="Hyperlink"/>
            <w:noProof/>
            <w:webHidden/>
          </w:rPr>
          <w:instrText xml:space="preserve"> PAGEREF _Toc77487630 \h </w:instrText>
        </w:r>
        <w:r w:rsidR="00E62F37">
          <w:rPr>
            <w:rStyle w:val="Hyperlink"/>
          </w:rPr>
        </w:r>
        <w:r w:rsidR="00E62F37">
          <w:rPr>
            <w:rStyle w:val="Hyperlink"/>
          </w:rPr>
          <w:fldChar w:fldCharType="separate"/>
        </w:r>
        <w:r w:rsidR="00E62F37">
          <w:rPr>
            <w:rStyle w:val="Hyperlink"/>
            <w:noProof/>
            <w:webHidden/>
          </w:rPr>
          <w:t>5</w:t>
        </w:r>
        <w:r w:rsidR="00E62F37">
          <w:rPr>
            <w:rStyle w:val="Hyperlink"/>
          </w:rPr>
          <w:fldChar w:fldCharType="end"/>
        </w:r>
      </w:hyperlink>
    </w:p>
    <w:p w:rsidR="00E62F37" w:rsidRDefault="00B7334D" w:rsidP="0056218A">
      <w:pPr>
        <w:pStyle w:val="TOC3"/>
        <w:tabs>
          <w:tab w:val="left" w:pos="1200"/>
          <w:tab w:val="right" w:leader="dot" w:pos="8630"/>
        </w:tabs>
        <w:ind w:left="0"/>
        <w:rPr>
          <w:noProof/>
          <w:sz w:val="24"/>
          <w:szCs w:val="24"/>
        </w:rPr>
      </w:pPr>
      <w:r>
        <w:t xml:space="preserve">    </w:t>
      </w:r>
      <w:hyperlink r:id="rId20" w:anchor="_Toc77487632" w:history="1">
        <w:r>
          <w:rPr>
            <w:rStyle w:val="Hyperlink"/>
            <w:noProof/>
            <w:szCs w:val="28"/>
          </w:rPr>
          <w:t>2.4</w:t>
        </w:r>
        <w:r w:rsidR="004D79A7">
          <w:rPr>
            <w:rStyle w:val="Hyperlink"/>
            <w:noProof/>
            <w:szCs w:val="24"/>
          </w:rPr>
          <w:t xml:space="preserve">   </w:t>
        </w:r>
        <w:r>
          <w:rPr>
            <w:rStyle w:val="Hyperlink"/>
            <w:noProof/>
            <w:szCs w:val="28"/>
          </w:rPr>
          <w:t>Constraints</w:t>
        </w:r>
        <w:r w:rsidR="00E62F37">
          <w:rPr>
            <w:rStyle w:val="Hyperlink"/>
            <w:noProof/>
            <w:webHidden/>
          </w:rPr>
          <w:tab/>
        </w:r>
        <w:r w:rsidR="000F3A21">
          <w:rPr>
            <w:rStyle w:val="Hyperlink"/>
          </w:rPr>
          <w:t>5</w:t>
        </w:r>
      </w:hyperlink>
    </w:p>
    <w:p w:rsidR="00E62F37" w:rsidRDefault="00B7334D" w:rsidP="0056218A">
      <w:pPr>
        <w:pStyle w:val="TOC3"/>
        <w:tabs>
          <w:tab w:val="left" w:pos="1200"/>
          <w:tab w:val="right" w:leader="dot" w:pos="8630"/>
        </w:tabs>
        <w:ind w:left="0"/>
        <w:rPr>
          <w:noProof/>
          <w:sz w:val="24"/>
          <w:szCs w:val="24"/>
        </w:rPr>
      </w:pPr>
      <w:r>
        <w:t xml:space="preserve">    </w:t>
      </w:r>
      <w:hyperlink r:id="rId21" w:anchor="_Toc77487634" w:history="1">
        <w:r>
          <w:rPr>
            <w:rStyle w:val="Hyperlink"/>
            <w:noProof/>
            <w:szCs w:val="28"/>
          </w:rPr>
          <w:t>2.5</w:t>
        </w:r>
        <w:r w:rsidR="00075CF8">
          <w:rPr>
            <w:rStyle w:val="Hyperlink"/>
            <w:noProof/>
            <w:szCs w:val="24"/>
          </w:rPr>
          <w:t xml:space="preserve">   </w:t>
        </w:r>
        <w:r>
          <w:rPr>
            <w:rStyle w:val="Hyperlink"/>
            <w:noProof/>
            <w:szCs w:val="28"/>
          </w:rPr>
          <w:t>Assumptions and dependencies</w:t>
        </w:r>
        <w:r w:rsidR="00E62F37">
          <w:rPr>
            <w:rStyle w:val="Hyperlink"/>
            <w:noProof/>
            <w:webHidden/>
          </w:rPr>
          <w:tab/>
        </w:r>
        <w:r w:rsidR="000F3A21">
          <w:rPr>
            <w:rStyle w:val="Hyperlink"/>
          </w:rPr>
          <w:t>5</w:t>
        </w:r>
      </w:hyperlink>
    </w:p>
    <w:p w:rsidR="00E62F37" w:rsidRDefault="000F3A21" w:rsidP="0056218A">
      <w:pPr>
        <w:pStyle w:val="TOC1"/>
        <w:tabs>
          <w:tab w:val="left" w:pos="800"/>
          <w:tab w:val="right" w:leader="dot" w:pos="8630"/>
        </w:tabs>
        <w:rPr>
          <w:noProof/>
          <w:sz w:val="24"/>
          <w:szCs w:val="24"/>
        </w:rPr>
      </w:pPr>
      <w:hyperlink r:id="rId22" w:anchor="_Toc77487650" w:history="1">
        <w:r w:rsidR="00E62F37">
          <w:rPr>
            <w:rStyle w:val="Hyperlink"/>
            <w:noProof/>
            <w:sz w:val="28"/>
          </w:rPr>
          <w:t>3.0.</w:t>
        </w:r>
        <w:r w:rsidR="00075CF8">
          <w:rPr>
            <w:rStyle w:val="Hyperlink"/>
            <w:noProof/>
            <w:szCs w:val="24"/>
          </w:rPr>
          <w:t xml:space="preserve">    </w:t>
        </w:r>
        <w:r w:rsidR="00B7334D" w:rsidRPr="00B7334D">
          <w:rPr>
            <w:rStyle w:val="Hyperlink"/>
            <w:noProof/>
            <w:sz w:val="28"/>
            <w:szCs w:val="28"/>
          </w:rPr>
          <w:t>Functional</w:t>
        </w:r>
        <w:r w:rsidR="00B7334D">
          <w:rPr>
            <w:rStyle w:val="Hyperlink"/>
            <w:noProof/>
            <w:szCs w:val="24"/>
          </w:rPr>
          <w:t xml:space="preserve"> </w:t>
        </w:r>
        <w:r w:rsidR="00E62F37">
          <w:rPr>
            <w:rStyle w:val="Hyperlink"/>
            <w:noProof/>
            <w:sz w:val="28"/>
          </w:rPr>
          <w:t>Requirements</w:t>
        </w:r>
        <w:r w:rsidR="00E62F37">
          <w:rPr>
            <w:rStyle w:val="Hyperlink"/>
            <w:noProof/>
            <w:webHidden/>
          </w:rPr>
          <w:tab/>
        </w:r>
        <w:r>
          <w:rPr>
            <w:rStyle w:val="Hyperlink"/>
          </w:rPr>
          <w:t>6</w:t>
        </w:r>
      </w:hyperlink>
    </w:p>
    <w:p w:rsidR="00E62F37" w:rsidRDefault="00075CF8" w:rsidP="0056218A">
      <w:pPr>
        <w:pStyle w:val="TOC3"/>
        <w:tabs>
          <w:tab w:val="left" w:pos="1200"/>
          <w:tab w:val="right" w:leader="dot" w:pos="8630"/>
        </w:tabs>
        <w:ind w:left="0"/>
        <w:rPr>
          <w:noProof/>
          <w:sz w:val="24"/>
          <w:szCs w:val="24"/>
        </w:rPr>
      </w:pPr>
      <w:r>
        <w:t xml:space="preserve">     </w:t>
      </w:r>
      <w:hyperlink r:id="rId23" w:anchor="_Toc77487653" w:history="1">
        <w:r w:rsidR="004D79A7">
          <w:rPr>
            <w:rStyle w:val="Hyperlink"/>
            <w:noProof/>
            <w:szCs w:val="28"/>
          </w:rPr>
          <w:t>3.1</w:t>
        </w:r>
        <w:r>
          <w:rPr>
            <w:rStyle w:val="Hyperlink"/>
            <w:noProof/>
            <w:szCs w:val="24"/>
          </w:rPr>
          <w:t xml:space="preserve">   </w:t>
        </w:r>
        <w:r w:rsidR="004D79A7">
          <w:rPr>
            <w:rStyle w:val="Hyperlink"/>
            <w:noProof/>
            <w:szCs w:val="28"/>
          </w:rPr>
          <w:t>User Case Diagrams</w:t>
        </w:r>
        <w:r w:rsidR="00E62F37">
          <w:rPr>
            <w:rStyle w:val="Hyperlink"/>
            <w:noProof/>
            <w:webHidden/>
          </w:rPr>
          <w:tab/>
        </w:r>
        <w:r w:rsidR="000F3A21">
          <w:rPr>
            <w:rStyle w:val="Hyperlink"/>
          </w:rPr>
          <w:t>6</w:t>
        </w:r>
      </w:hyperlink>
    </w:p>
    <w:p w:rsidR="00E62F37" w:rsidRDefault="00075CF8" w:rsidP="0056218A">
      <w:pPr>
        <w:pStyle w:val="TOC3"/>
        <w:tabs>
          <w:tab w:val="left" w:pos="1200"/>
          <w:tab w:val="right" w:leader="dot" w:pos="8630"/>
        </w:tabs>
        <w:ind w:left="0"/>
        <w:rPr>
          <w:noProof/>
          <w:sz w:val="24"/>
          <w:szCs w:val="24"/>
        </w:rPr>
      </w:pPr>
      <w:r>
        <w:t xml:space="preserve">     </w:t>
      </w:r>
      <w:hyperlink r:id="rId24" w:anchor="_Toc77487654" w:history="1">
        <w:r>
          <w:rPr>
            <w:rStyle w:val="Hyperlink"/>
            <w:noProof/>
            <w:szCs w:val="28"/>
          </w:rPr>
          <w:t>3.2</w:t>
        </w:r>
        <w:r>
          <w:rPr>
            <w:rStyle w:val="Hyperlink"/>
            <w:noProof/>
            <w:szCs w:val="24"/>
          </w:rPr>
          <w:t xml:space="preserve">   </w:t>
        </w:r>
        <w:r w:rsidR="004D79A7">
          <w:rPr>
            <w:rStyle w:val="Hyperlink"/>
            <w:noProof/>
            <w:szCs w:val="28"/>
          </w:rPr>
          <w:t>Use Case Description</w:t>
        </w:r>
        <w:r w:rsidR="00E62F37">
          <w:rPr>
            <w:rStyle w:val="Hyperlink"/>
            <w:noProof/>
            <w:webHidden/>
          </w:rPr>
          <w:tab/>
        </w:r>
        <w:r w:rsidR="000F3A21">
          <w:rPr>
            <w:rStyle w:val="Hyperlink"/>
          </w:rPr>
          <w:t>10</w:t>
        </w:r>
      </w:hyperlink>
    </w:p>
    <w:p w:rsidR="00E62F37" w:rsidRDefault="00075CF8" w:rsidP="0056218A">
      <w:pPr>
        <w:pStyle w:val="TOC3"/>
        <w:tabs>
          <w:tab w:val="left" w:pos="1200"/>
          <w:tab w:val="right" w:leader="dot" w:pos="8630"/>
        </w:tabs>
        <w:ind w:left="0"/>
        <w:rPr>
          <w:noProof/>
          <w:sz w:val="24"/>
          <w:szCs w:val="24"/>
        </w:rPr>
      </w:pPr>
      <w:r>
        <w:t xml:space="preserve">     </w:t>
      </w:r>
      <w:hyperlink r:id="rId25" w:anchor="_Toc77487655" w:history="1">
        <w:r>
          <w:rPr>
            <w:rStyle w:val="Hyperlink"/>
            <w:noProof/>
            <w:szCs w:val="28"/>
          </w:rPr>
          <w:t>3.3</w:t>
        </w:r>
        <w:r>
          <w:rPr>
            <w:rStyle w:val="Hyperlink"/>
            <w:noProof/>
            <w:szCs w:val="24"/>
          </w:rPr>
          <w:t xml:space="preserve">   </w:t>
        </w:r>
        <w:r w:rsidR="004D79A7">
          <w:rPr>
            <w:rStyle w:val="Hyperlink"/>
            <w:noProof/>
            <w:szCs w:val="28"/>
          </w:rPr>
          <w:t>Behavior requirements</w:t>
        </w:r>
        <w:r w:rsidR="00E62F37">
          <w:rPr>
            <w:rStyle w:val="Hyperlink"/>
            <w:noProof/>
            <w:webHidden/>
          </w:rPr>
          <w:tab/>
        </w:r>
        <w:r w:rsidR="000F3A21">
          <w:rPr>
            <w:rStyle w:val="Hyperlink"/>
          </w:rPr>
          <w:t>14</w:t>
        </w:r>
      </w:hyperlink>
    </w:p>
    <w:p w:rsidR="00E62F37" w:rsidRDefault="00075CF8" w:rsidP="0056218A">
      <w:pPr>
        <w:pStyle w:val="TOC3"/>
        <w:tabs>
          <w:tab w:val="left" w:pos="1200"/>
          <w:tab w:val="right" w:leader="dot" w:pos="8630"/>
        </w:tabs>
        <w:ind w:left="0"/>
      </w:pPr>
      <w:r>
        <w:t xml:space="preserve">     </w:t>
      </w:r>
      <w:hyperlink r:id="rId26" w:anchor="_Toc77487656" w:history="1">
        <w:r>
          <w:rPr>
            <w:rStyle w:val="Hyperlink"/>
            <w:noProof/>
            <w:szCs w:val="28"/>
          </w:rPr>
          <w:t>3.4</w:t>
        </w:r>
        <w:r>
          <w:rPr>
            <w:rStyle w:val="Hyperlink"/>
            <w:noProof/>
            <w:szCs w:val="24"/>
          </w:rPr>
          <w:t xml:space="preserve">   </w:t>
        </w:r>
        <w:r w:rsidR="004D79A7">
          <w:rPr>
            <w:rStyle w:val="Hyperlink"/>
            <w:noProof/>
            <w:szCs w:val="28"/>
          </w:rPr>
          <w:t>System models</w:t>
        </w:r>
        <w:r w:rsidR="00E62F37">
          <w:rPr>
            <w:rStyle w:val="Hyperlink"/>
            <w:noProof/>
            <w:webHidden/>
          </w:rPr>
          <w:tab/>
        </w:r>
        <w:r w:rsidR="000F3A21">
          <w:rPr>
            <w:rStyle w:val="Hyperlink"/>
          </w:rPr>
          <w:t>22</w:t>
        </w:r>
      </w:hyperlink>
    </w:p>
    <w:p w:rsidR="004D79A7" w:rsidRPr="004D79A7" w:rsidRDefault="004D79A7" w:rsidP="0056218A">
      <w:r w:rsidRPr="004D79A7">
        <w:rPr>
          <w:sz w:val="28"/>
          <w:szCs w:val="28"/>
        </w:rPr>
        <w:t xml:space="preserve">4.0.  </w:t>
      </w:r>
      <w:r>
        <w:t xml:space="preserve"> </w:t>
      </w:r>
      <w:r>
        <w:rPr>
          <w:sz w:val="28"/>
          <w:szCs w:val="28"/>
        </w:rPr>
        <w:t xml:space="preserve">Non-Functional </w:t>
      </w:r>
      <w:r w:rsidRPr="004D79A7">
        <w:rPr>
          <w:sz w:val="28"/>
          <w:szCs w:val="28"/>
        </w:rPr>
        <w:t>Requirements</w:t>
      </w:r>
      <w:r w:rsidR="00435E80">
        <w:t xml:space="preserve">                                                                                        </w:t>
      </w:r>
      <w:r w:rsidR="000F3A21">
        <w:t>47</w:t>
      </w:r>
    </w:p>
    <w:p w:rsidR="00E62F37" w:rsidRDefault="00075CF8" w:rsidP="0056218A">
      <w:pPr>
        <w:pStyle w:val="TOC3"/>
        <w:tabs>
          <w:tab w:val="left" w:pos="1200"/>
          <w:tab w:val="right" w:leader="dot" w:pos="8630"/>
        </w:tabs>
        <w:ind w:left="0"/>
        <w:rPr>
          <w:noProof/>
          <w:sz w:val="24"/>
          <w:szCs w:val="24"/>
        </w:rPr>
      </w:pPr>
      <w:r>
        <w:t xml:space="preserve">     </w:t>
      </w:r>
      <w:hyperlink r:id="rId27" w:anchor="_Toc77487659" w:history="1">
        <w:r w:rsidR="004D79A7">
          <w:rPr>
            <w:rStyle w:val="Hyperlink"/>
            <w:noProof/>
            <w:szCs w:val="28"/>
          </w:rPr>
          <w:t>4.1</w:t>
        </w:r>
        <w:r>
          <w:rPr>
            <w:rStyle w:val="Hyperlink"/>
            <w:noProof/>
            <w:szCs w:val="24"/>
          </w:rPr>
          <w:t xml:space="preserve">   </w:t>
        </w:r>
        <w:r w:rsidR="004D79A7">
          <w:rPr>
            <w:rStyle w:val="Hyperlink"/>
            <w:noProof/>
            <w:szCs w:val="28"/>
          </w:rPr>
          <w:t>Performance Requirements</w:t>
        </w:r>
        <w:r w:rsidR="00E62F37">
          <w:rPr>
            <w:rStyle w:val="Hyperlink"/>
            <w:noProof/>
            <w:webHidden/>
          </w:rPr>
          <w:tab/>
        </w:r>
        <w:r w:rsidR="000F3A21">
          <w:rPr>
            <w:rStyle w:val="Hyperlink"/>
          </w:rPr>
          <w:t>47</w:t>
        </w:r>
      </w:hyperlink>
    </w:p>
    <w:p w:rsidR="00E62F37" w:rsidRDefault="00075CF8" w:rsidP="0056218A">
      <w:pPr>
        <w:pStyle w:val="TOC3"/>
        <w:tabs>
          <w:tab w:val="left" w:pos="1200"/>
          <w:tab w:val="right" w:leader="dot" w:pos="8630"/>
        </w:tabs>
        <w:ind w:left="0"/>
        <w:rPr>
          <w:noProof/>
          <w:sz w:val="24"/>
          <w:szCs w:val="24"/>
        </w:rPr>
      </w:pPr>
      <w:r>
        <w:t xml:space="preserve">     </w:t>
      </w:r>
      <w:hyperlink r:id="rId28" w:anchor="_Toc77487660" w:history="1">
        <w:r w:rsidR="004D79A7">
          <w:rPr>
            <w:rStyle w:val="Hyperlink"/>
            <w:noProof/>
            <w:szCs w:val="28"/>
          </w:rPr>
          <w:t>4.2</w:t>
        </w:r>
        <w:r>
          <w:rPr>
            <w:rStyle w:val="Hyperlink"/>
            <w:noProof/>
            <w:szCs w:val="24"/>
          </w:rPr>
          <w:t xml:space="preserve">   </w:t>
        </w:r>
        <w:r w:rsidR="004D79A7">
          <w:rPr>
            <w:rStyle w:val="Hyperlink"/>
            <w:noProof/>
            <w:szCs w:val="28"/>
          </w:rPr>
          <w:t>Dependability Requirements</w:t>
        </w:r>
        <w:r w:rsidR="00E62F37">
          <w:rPr>
            <w:rStyle w:val="Hyperlink"/>
            <w:noProof/>
            <w:webHidden/>
          </w:rPr>
          <w:tab/>
        </w:r>
        <w:r w:rsidR="000F3A21">
          <w:rPr>
            <w:rStyle w:val="Hyperlink"/>
          </w:rPr>
          <w:t>47</w:t>
        </w:r>
      </w:hyperlink>
    </w:p>
    <w:p w:rsidR="00E62F37" w:rsidRDefault="00075CF8" w:rsidP="0056218A">
      <w:pPr>
        <w:pStyle w:val="TOC3"/>
        <w:tabs>
          <w:tab w:val="left" w:pos="1200"/>
          <w:tab w:val="right" w:leader="dot" w:pos="8630"/>
        </w:tabs>
        <w:ind w:left="0"/>
        <w:rPr>
          <w:noProof/>
          <w:sz w:val="24"/>
          <w:szCs w:val="24"/>
        </w:rPr>
      </w:pPr>
      <w:r>
        <w:t xml:space="preserve">     </w:t>
      </w:r>
      <w:hyperlink r:id="rId29" w:anchor="_Toc77487661" w:history="1">
        <w:r w:rsidR="004D79A7">
          <w:rPr>
            <w:rStyle w:val="Hyperlink"/>
            <w:noProof/>
            <w:szCs w:val="28"/>
          </w:rPr>
          <w:t>4.3</w:t>
        </w:r>
        <w:r>
          <w:rPr>
            <w:rStyle w:val="Hyperlink"/>
            <w:noProof/>
            <w:szCs w:val="24"/>
          </w:rPr>
          <w:t xml:space="preserve">   </w:t>
        </w:r>
        <w:r w:rsidR="004D79A7">
          <w:rPr>
            <w:rStyle w:val="Hyperlink"/>
            <w:noProof/>
            <w:szCs w:val="28"/>
          </w:rPr>
          <w:t>Other Quality Attributes</w:t>
        </w:r>
        <w:r w:rsidR="00E62F37">
          <w:rPr>
            <w:rStyle w:val="Hyperlink"/>
            <w:noProof/>
            <w:webHidden/>
          </w:rPr>
          <w:tab/>
        </w:r>
        <w:r w:rsidR="000F3A21">
          <w:rPr>
            <w:rStyle w:val="Hyperlink"/>
          </w:rPr>
          <w:t>47</w:t>
        </w:r>
      </w:hyperlink>
    </w:p>
    <w:p w:rsidR="00E62F37" w:rsidRDefault="004D79A7" w:rsidP="0056218A">
      <w:pPr>
        <w:pStyle w:val="TOC3"/>
        <w:tabs>
          <w:tab w:val="left" w:pos="1200"/>
          <w:tab w:val="right" w:leader="dot" w:pos="8630"/>
        </w:tabs>
        <w:ind w:left="0"/>
        <w:rPr>
          <w:noProof/>
          <w:sz w:val="24"/>
          <w:szCs w:val="24"/>
        </w:rPr>
      </w:pPr>
      <w:r w:rsidRPr="004D79A7">
        <w:rPr>
          <w:sz w:val="28"/>
          <w:szCs w:val="28"/>
        </w:rPr>
        <w:t xml:space="preserve">5.0 </w:t>
      </w:r>
      <w:hyperlink r:id="rId30" w:anchor="_Toc77487662" w:history="1">
        <w:r w:rsidR="00075CF8">
          <w:rPr>
            <w:rStyle w:val="Hyperlink"/>
            <w:noProof/>
            <w:szCs w:val="24"/>
          </w:rPr>
          <w:t xml:space="preserve">    </w:t>
        </w:r>
        <w:r w:rsidRPr="004D79A7">
          <w:rPr>
            <w:rStyle w:val="Hyperlink"/>
            <w:noProof/>
            <w:sz w:val="28"/>
            <w:szCs w:val="28"/>
          </w:rPr>
          <w:t>Appendices</w:t>
        </w:r>
        <w:r w:rsidR="00E62F37">
          <w:rPr>
            <w:rStyle w:val="Hyperlink"/>
            <w:noProof/>
            <w:webHidden/>
          </w:rPr>
          <w:tab/>
        </w:r>
        <w:r w:rsidR="000F3A21">
          <w:rPr>
            <w:rStyle w:val="Hyperlink"/>
          </w:rPr>
          <w:t>48</w:t>
        </w:r>
      </w:hyperlink>
    </w:p>
    <w:p w:rsidR="00E62F37" w:rsidRDefault="00075CF8" w:rsidP="0056218A">
      <w:pPr>
        <w:pStyle w:val="TOC3"/>
        <w:tabs>
          <w:tab w:val="left" w:pos="1200"/>
          <w:tab w:val="right" w:leader="dot" w:pos="8630"/>
        </w:tabs>
        <w:ind w:left="0"/>
        <w:rPr>
          <w:noProof/>
          <w:sz w:val="24"/>
          <w:szCs w:val="24"/>
        </w:rPr>
      </w:pPr>
      <w:r>
        <w:t xml:space="preserve">     </w:t>
      </w:r>
      <w:hyperlink r:id="rId31" w:anchor="_Toc77487663" w:history="1">
        <w:r>
          <w:rPr>
            <w:rStyle w:val="Hyperlink"/>
            <w:noProof/>
            <w:szCs w:val="28"/>
          </w:rPr>
          <w:t>5.1</w:t>
        </w:r>
        <w:r>
          <w:rPr>
            <w:rStyle w:val="Hyperlink"/>
            <w:noProof/>
            <w:szCs w:val="24"/>
          </w:rPr>
          <w:t xml:space="preserve">   </w:t>
        </w:r>
        <w:r>
          <w:rPr>
            <w:rStyle w:val="Hyperlink"/>
            <w:noProof/>
            <w:szCs w:val="28"/>
          </w:rPr>
          <w:t>Documentation</w:t>
        </w:r>
        <w:r w:rsidR="00E62F37">
          <w:rPr>
            <w:rStyle w:val="Hyperlink"/>
            <w:noProof/>
            <w:webHidden/>
          </w:rPr>
          <w:tab/>
        </w:r>
        <w:r w:rsidR="004B25FC">
          <w:rPr>
            <w:rStyle w:val="Hyperlink"/>
          </w:rPr>
          <w:t>48</w:t>
        </w:r>
      </w:hyperlink>
    </w:p>
    <w:p w:rsidR="00E62F37" w:rsidRDefault="00075CF8" w:rsidP="0056218A">
      <w:pPr>
        <w:pStyle w:val="TOC3"/>
        <w:tabs>
          <w:tab w:val="left" w:pos="1200"/>
          <w:tab w:val="right" w:leader="dot" w:pos="8630"/>
        </w:tabs>
        <w:ind w:left="0"/>
        <w:rPr>
          <w:noProof/>
          <w:sz w:val="24"/>
          <w:szCs w:val="24"/>
        </w:rPr>
      </w:pPr>
      <w:r>
        <w:t xml:space="preserve">     </w:t>
      </w:r>
      <w:hyperlink r:id="rId32" w:anchor="_Toc77487664" w:history="1">
        <w:r>
          <w:rPr>
            <w:rStyle w:val="Hyperlink"/>
            <w:noProof/>
            <w:szCs w:val="28"/>
          </w:rPr>
          <w:t>5.2</w:t>
        </w:r>
        <w:r>
          <w:rPr>
            <w:rStyle w:val="Hyperlink"/>
            <w:noProof/>
            <w:szCs w:val="24"/>
          </w:rPr>
          <w:t xml:space="preserve">   </w:t>
        </w:r>
        <w:r>
          <w:rPr>
            <w:rStyle w:val="Hyperlink"/>
            <w:noProof/>
            <w:szCs w:val="28"/>
          </w:rPr>
          <w:t>Hardware Description</w:t>
        </w:r>
        <w:r w:rsidR="00E62F37">
          <w:rPr>
            <w:rStyle w:val="Hyperlink"/>
            <w:noProof/>
            <w:webHidden/>
          </w:rPr>
          <w:tab/>
        </w:r>
        <w:r w:rsidR="004B25FC">
          <w:rPr>
            <w:rStyle w:val="Hyperlink"/>
          </w:rPr>
          <w:t>48</w:t>
        </w:r>
      </w:hyperlink>
    </w:p>
    <w:p w:rsidR="00E62F37" w:rsidRDefault="000F3A21" w:rsidP="0056218A">
      <w:pPr>
        <w:pStyle w:val="TOC2"/>
        <w:tabs>
          <w:tab w:val="left" w:pos="800"/>
          <w:tab w:val="right" w:leader="dot" w:pos="8630"/>
        </w:tabs>
        <w:rPr>
          <w:noProof/>
          <w:sz w:val="24"/>
          <w:szCs w:val="24"/>
        </w:rPr>
      </w:pPr>
      <w:hyperlink r:id="rId33" w:anchor="_Toc77487665" w:history="1">
        <w:r w:rsidR="00075CF8">
          <w:rPr>
            <w:rStyle w:val="Hyperlink"/>
            <w:noProof/>
          </w:rPr>
          <w:t xml:space="preserve"> 5.3   Database system description</w:t>
        </w:r>
        <w:r w:rsidR="00E62F37">
          <w:rPr>
            <w:rStyle w:val="Hyperlink"/>
            <w:noProof/>
            <w:webHidden/>
          </w:rPr>
          <w:tab/>
        </w:r>
        <w:r w:rsidR="004B25FC">
          <w:rPr>
            <w:rStyle w:val="Hyperlink"/>
          </w:rPr>
          <w:t>48</w:t>
        </w:r>
      </w:hyperlink>
    </w:p>
    <w:p w:rsidR="00E62F37" w:rsidRDefault="00075CF8" w:rsidP="0056218A">
      <w:pPr>
        <w:pStyle w:val="TOC3"/>
        <w:tabs>
          <w:tab w:val="left" w:pos="1200"/>
          <w:tab w:val="right" w:leader="dot" w:pos="8630"/>
        </w:tabs>
        <w:ind w:left="0"/>
        <w:rPr>
          <w:noProof/>
          <w:sz w:val="24"/>
          <w:szCs w:val="24"/>
        </w:rPr>
      </w:pPr>
      <w:r>
        <w:t xml:space="preserve">     </w:t>
      </w:r>
      <w:hyperlink r:id="rId34" w:anchor="_Toc77487666" w:history="1">
        <w:r>
          <w:rPr>
            <w:rStyle w:val="Hyperlink"/>
            <w:noProof/>
            <w:szCs w:val="28"/>
          </w:rPr>
          <w:t>5.4</w:t>
        </w:r>
        <w:r>
          <w:rPr>
            <w:rStyle w:val="Hyperlink"/>
            <w:noProof/>
            <w:szCs w:val="24"/>
          </w:rPr>
          <w:t xml:space="preserve">   </w:t>
        </w:r>
        <w:r>
          <w:rPr>
            <w:rStyle w:val="Hyperlink"/>
            <w:noProof/>
            <w:szCs w:val="28"/>
          </w:rPr>
          <w:t>Business rules and policies</w:t>
        </w:r>
        <w:r w:rsidR="00E62F37">
          <w:rPr>
            <w:rStyle w:val="Hyperlink"/>
            <w:noProof/>
            <w:webHidden/>
          </w:rPr>
          <w:tab/>
        </w:r>
        <w:r w:rsidR="004B25FC">
          <w:rPr>
            <w:rStyle w:val="Hyperlink"/>
          </w:rPr>
          <w:t>48</w:t>
        </w:r>
      </w:hyperlink>
    </w:p>
    <w:p w:rsidR="00E62F37" w:rsidRDefault="000F3A21" w:rsidP="0056218A">
      <w:pPr>
        <w:pStyle w:val="TOC1"/>
        <w:tabs>
          <w:tab w:val="right" w:leader="dot" w:pos="8630"/>
        </w:tabs>
        <w:rPr>
          <w:noProof/>
          <w:sz w:val="24"/>
          <w:szCs w:val="24"/>
        </w:rPr>
      </w:pPr>
      <w:hyperlink r:id="rId35" w:anchor="_Toc77487668" w:history="1">
        <w:r w:rsidR="00E62F37">
          <w:rPr>
            <w:rStyle w:val="Hyperlink"/>
            <w:noProof/>
          </w:rPr>
          <w:t>Index</w:t>
        </w:r>
        <w:r w:rsidR="00E62F37">
          <w:rPr>
            <w:rStyle w:val="Hyperlink"/>
            <w:noProof/>
            <w:webHidden/>
          </w:rPr>
          <w:tab/>
        </w:r>
        <w:r w:rsidR="004B25FC">
          <w:rPr>
            <w:rStyle w:val="Hyperlink"/>
          </w:rPr>
          <w:t>48</w:t>
        </w:r>
      </w:hyperlink>
    </w:p>
    <w:p w:rsidR="00E62F37" w:rsidRDefault="00E62F37" w:rsidP="0056218A">
      <w:r>
        <w:fldChar w:fldCharType="end"/>
      </w:r>
    </w:p>
    <w:p w:rsidR="00E62F37" w:rsidRDefault="00E62F37" w:rsidP="0056218A">
      <w:r>
        <w:br w:type="page"/>
      </w:r>
      <w:bookmarkStart w:id="3" w:name="_Toc44676291"/>
    </w:p>
    <w:p w:rsidR="00E62F37" w:rsidRPr="00C070EF" w:rsidRDefault="00E62F37" w:rsidP="0056218A">
      <w:pPr>
        <w:pStyle w:val="Heading1"/>
        <w:rPr>
          <w:sz w:val="28"/>
        </w:rPr>
        <w:sectPr w:rsidR="00E62F37" w:rsidRPr="00C070EF">
          <w:pgSz w:w="12240" w:h="15840"/>
          <w:pgMar w:top="1440" w:right="1800" w:bottom="1440" w:left="1800" w:header="720" w:footer="720" w:gutter="0"/>
          <w:pgNumType w:fmt="lowerRoman" w:start="1"/>
          <w:cols w:space="720"/>
        </w:sectPr>
      </w:pPr>
      <w:bookmarkStart w:id="4" w:name="_GoBack"/>
      <w:bookmarkEnd w:id="3"/>
      <w:bookmarkEnd w:id="4"/>
    </w:p>
    <w:p w:rsidR="00E62F37" w:rsidRPr="00886D6D" w:rsidRDefault="00E62F37" w:rsidP="0056218A">
      <w:pPr>
        <w:pStyle w:val="Heading1"/>
        <w:rPr>
          <w:rFonts w:ascii="Calibri" w:hAnsi="Calibri"/>
          <w:sz w:val="52"/>
          <w:szCs w:val="52"/>
        </w:rPr>
      </w:pPr>
      <w:bookmarkStart w:id="5" w:name="_Toc61315198"/>
      <w:bookmarkStart w:id="6" w:name="_Toc77487621"/>
      <w:r w:rsidRPr="00886D6D">
        <w:rPr>
          <w:rFonts w:ascii="Calibri" w:hAnsi="Calibri"/>
          <w:sz w:val="52"/>
          <w:szCs w:val="52"/>
        </w:rPr>
        <w:lastRenderedPageBreak/>
        <w:t xml:space="preserve">1.0. </w:t>
      </w:r>
      <w:bookmarkEnd w:id="0"/>
      <w:bookmarkEnd w:id="5"/>
      <w:r w:rsidRPr="00886D6D">
        <w:rPr>
          <w:rFonts w:ascii="Calibri" w:hAnsi="Calibri"/>
          <w:sz w:val="52"/>
          <w:szCs w:val="52"/>
        </w:rPr>
        <w:t>Introduction</w:t>
      </w:r>
      <w:bookmarkEnd w:id="6"/>
      <w:r w:rsidR="00844A2A" w:rsidRPr="00886D6D">
        <w:rPr>
          <w:rFonts w:ascii="Calibri" w:hAnsi="Calibri"/>
          <w:sz w:val="52"/>
          <w:szCs w:val="52"/>
        </w:rPr>
        <w:t xml:space="preserve">    </w:t>
      </w:r>
    </w:p>
    <w:p w:rsidR="00886D6D" w:rsidRDefault="00886D6D" w:rsidP="0056218A">
      <w:pPr>
        <w:pStyle w:val="Heading2"/>
        <w:spacing w:after="0" w:line="480" w:lineRule="auto"/>
        <w:rPr>
          <w:rFonts w:ascii="Calibri" w:hAnsi="Calibri" w:cs="Times New Roman"/>
          <w:sz w:val="28"/>
          <w:szCs w:val="28"/>
        </w:rPr>
      </w:pPr>
      <w:bookmarkStart w:id="7" w:name="_Toc61315199"/>
      <w:bookmarkStart w:id="8" w:name="_Toc44676293"/>
      <w:bookmarkStart w:id="9" w:name="_Toc77487622"/>
    </w:p>
    <w:p w:rsidR="00E62F37" w:rsidRPr="005519B6" w:rsidRDefault="00E62F37" w:rsidP="0056218A">
      <w:pPr>
        <w:pStyle w:val="Heading2"/>
        <w:spacing w:after="0" w:line="480" w:lineRule="auto"/>
        <w:rPr>
          <w:rFonts w:ascii="Calibri" w:hAnsi="Calibri" w:cs="Times New Roman"/>
          <w:sz w:val="28"/>
          <w:szCs w:val="28"/>
        </w:rPr>
      </w:pPr>
      <w:r w:rsidRPr="005519B6">
        <w:rPr>
          <w:rFonts w:ascii="Calibri" w:hAnsi="Calibri" w:cs="Times New Roman"/>
          <w:sz w:val="28"/>
          <w:szCs w:val="28"/>
        </w:rPr>
        <w:t xml:space="preserve">1.1. </w:t>
      </w:r>
      <w:bookmarkEnd w:id="7"/>
      <w:bookmarkEnd w:id="8"/>
      <w:r w:rsidRPr="005519B6">
        <w:rPr>
          <w:rFonts w:ascii="Calibri" w:hAnsi="Calibri" w:cs="Times New Roman"/>
          <w:sz w:val="28"/>
          <w:szCs w:val="28"/>
        </w:rPr>
        <w:t>Purpose</w:t>
      </w:r>
      <w:bookmarkEnd w:id="9"/>
    </w:p>
    <w:p w:rsidR="0049407C" w:rsidRDefault="001E2554" w:rsidP="0056218A">
      <w:pPr>
        <w:spacing w:line="480" w:lineRule="auto"/>
        <w:rPr>
          <w:rFonts w:ascii="Calibri" w:hAnsi="Calibri"/>
          <w:sz w:val="24"/>
        </w:rPr>
      </w:pPr>
      <w:r>
        <w:rPr>
          <w:rFonts w:ascii="Calibri" w:hAnsi="Calibri"/>
          <w:sz w:val="24"/>
        </w:rPr>
        <w:t xml:space="preserve">         </w:t>
      </w:r>
      <w:r w:rsidR="0008517B">
        <w:rPr>
          <w:rFonts w:ascii="Calibri" w:hAnsi="Calibri"/>
          <w:sz w:val="24"/>
        </w:rPr>
        <w:t>The purpose of this software requirements s</w:t>
      </w:r>
      <w:r w:rsidR="0008517B" w:rsidRPr="0008517B">
        <w:rPr>
          <w:rFonts w:ascii="Calibri" w:hAnsi="Calibri"/>
          <w:sz w:val="24"/>
        </w:rPr>
        <w:t>pecification</w:t>
      </w:r>
      <w:r w:rsidR="0008517B">
        <w:rPr>
          <w:rFonts w:ascii="Calibri" w:hAnsi="Calibri"/>
          <w:sz w:val="24"/>
        </w:rPr>
        <w:t xml:space="preserve"> document is to in greater</w:t>
      </w:r>
      <w:r w:rsidR="00202248">
        <w:rPr>
          <w:rFonts w:ascii="Calibri" w:hAnsi="Calibri"/>
          <w:sz w:val="24"/>
        </w:rPr>
        <w:t xml:space="preserve"> detail describe the </w:t>
      </w:r>
      <w:r w:rsidR="00202248" w:rsidRPr="00202248">
        <w:rPr>
          <w:rFonts w:ascii="Calibri" w:hAnsi="Calibri"/>
          <w:sz w:val="24"/>
        </w:rPr>
        <w:t>architecture</w:t>
      </w:r>
      <w:r w:rsidR="00202248">
        <w:rPr>
          <w:rFonts w:ascii="Calibri" w:hAnsi="Calibri"/>
          <w:sz w:val="24"/>
        </w:rPr>
        <w:t xml:space="preserve"> and</w:t>
      </w:r>
      <w:r w:rsidR="00664DDF">
        <w:rPr>
          <w:rFonts w:ascii="Calibri" w:hAnsi="Calibri"/>
          <w:sz w:val="24"/>
        </w:rPr>
        <w:t xml:space="preserve"> design of our insurance management system</w:t>
      </w:r>
      <w:r w:rsidR="00202248">
        <w:rPr>
          <w:rFonts w:ascii="Calibri" w:hAnsi="Calibri"/>
          <w:sz w:val="24"/>
        </w:rPr>
        <w:t>. It will explain the</w:t>
      </w:r>
      <w:r w:rsidR="0008517B">
        <w:rPr>
          <w:rFonts w:ascii="Calibri" w:hAnsi="Calibri"/>
          <w:sz w:val="24"/>
        </w:rPr>
        <w:t xml:space="preserve"> different levels </w:t>
      </w:r>
      <w:r w:rsidR="00202248">
        <w:rPr>
          <w:rFonts w:ascii="Calibri" w:hAnsi="Calibri"/>
          <w:sz w:val="24"/>
        </w:rPr>
        <w:t xml:space="preserve">and their requirements. The SRS will describe what our software is intended to do how and how should perform. Features of our system include the ability for a customer to research and buy different polices offered, mange existing polices, make a payment, view payments made, contact our organization as well as get support at any time. </w:t>
      </w:r>
      <w:r w:rsidR="0049407C">
        <w:rPr>
          <w:rFonts w:ascii="Calibri" w:hAnsi="Calibri"/>
          <w:sz w:val="24"/>
        </w:rPr>
        <w:t xml:space="preserve">The system is supposed to allow the user to browse our site and explore different kinds of polices offered, select desired polices, make payments and </w:t>
      </w:r>
      <w:r w:rsidR="0049407C" w:rsidRPr="0049407C">
        <w:rPr>
          <w:rFonts w:ascii="Calibri" w:hAnsi="Calibri"/>
          <w:sz w:val="24"/>
        </w:rPr>
        <w:t>receive</w:t>
      </w:r>
      <w:r w:rsidR="0049407C">
        <w:rPr>
          <w:rFonts w:ascii="Calibri" w:hAnsi="Calibri"/>
          <w:sz w:val="24"/>
        </w:rPr>
        <w:t xml:space="preserve"> assistance when it’s needed. This document is intended for the developers of our team who can more easily understand the guidelines for future development.  It is also intended for any customer who wishes to know more about what our system is capable of. </w:t>
      </w:r>
    </w:p>
    <w:p w:rsidR="0056218A" w:rsidRDefault="0056218A" w:rsidP="0056218A">
      <w:pPr>
        <w:rPr>
          <w:rFonts w:ascii="Calibri" w:hAnsi="Calibri"/>
          <w:b/>
          <w:sz w:val="28"/>
          <w:szCs w:val="28"/>
        </w:rPr>
      </w:pPr>
      <w:bookmarkStart w:id="10" w:name="_Toc61315203"/>
      <w:bookmarkStart w:id="11" w:name="_Toc44676294"/>
      <w:bookmarkStart w:id="12" w:name="_Toc77487623"/>
    </w:p>
    <w:p w:rsidR="0056218A" w:rsidRDefault="00E62F37" w:rsidP="00886D6D">
      <w:pPr>
        <w:rPr>
          <w:rFonts w:ascii="Calibri" w:hAnsi="Calibri"/>
          <w:b/>
          <w:sz w:val="28"/>
          <w:szCs w:val="28"/>
        </w:rPr>
      </w:pPr>
      <w:r w:rsidRPr="001E2554">
        <w:rPr>
          <w:rFonts w:ascii="Calibri" w:hAnsi="Calibri"/>
          <w:b/>
          <w:sz w:val="28"/>
          <w:szCs w:val="28"/>
        </w:rPr>
        <w:t xml:space="preserve">1.2. </w:t>
      </w:r>
      <w:bookmarkEnd w:id="10"/>
      <w:bookmarkEnd w:id="11"/>
      <w:r w:rsidRPr="001E2554">
        <w:rPr>
          <w:rFonts w:ascii="Calibri" w:hAnsi="Calibri"/>
          <w:b/>
          <w:sz w:val="28"/>
          <w:szCs w:val="28"/>
        </w:rPr>
        <w:t>Scop</w:t>
      </w:r>
      <w:bookmarkEnd w:id="12"/>
      <w:r w:rsidR="00886D6D">
        <w:rPr>
          <w:rFonts w:ascii="Calibri" w:hAnsi="Calibri"/>
          <w:b/>
          <w:sz w:val="28"/>
          <w:szCs w:val="28"/>
        </w:rPr>
        <w:t>e</w:t>
      </w:r>
    </w:p>
    <w:p w:rsidR="00886D6D" w:rsidRPr="00886D6D" w:rsidRDefault="00886D6D" w:rsidP="00886D6D">
      <w:pPr>
        <w:rPr>
          <w:rFonts w:ascii="Arial" w:hAnsi="Arial" w:cs="Arial"/>
          <w:b/>
          <w:sz w:val="28"/>
          <w:szCs w:val="28"/>
        </w:rPr>
      </w:pPr>
    </w:p>
    <w:p w:rsidR="00250B63" w:rsidRPr="001E2554" w:rsidRDefault="001E2554" w:rsidP="0056218A">
      <w:pPr>
        <w:spacing w:line="480" w:lineRule="auto"/>
        <w:ind w:firstLine="720"/>
        <w:rPr>
          <w:rFonts w:asciiTheme="minorHAnsi" w:hAnsiTheme="minorHAnsi" w:cs="Arial"/>
          <w:sz w:val="24"/>
          <w:szCs w:val="24"/>
        </w:rPr>
      </w:pPr>
      <w:r>
        <w:rPr>
          <w:rFonts w:asciiTheme="minorHAnsi" w:hAnsiTheme="minorHAnsi" w:cs="Arial"/>
          <w:sz w:val="24"/>
          <w:szCs w:val="24"/>
        </w:rPr>
        <w:t xml:space="preserve"> </w:t>
      </w:r>
      <w:proofErr w:type="spellStart"/>
      <w:r w:rsidR="00D30073" w:rsidRPr="001E2554">
        <w:rPr>
          <w:rFonts w:asciiTheme="minorHAnsi" w:hAnsiTheme="minorHAnsi" w:cs="Arial"/>
          <w:sz w:val="24"/>
          <w:szCs w:val="24"/>
        </w:rPr>
        <w:t>DanRamFar</w:t>
      </w:r>
      <w:proofErr w:type="spellEnd"/>
      <w:r w:rsidR="00D30073" w:rsidRPr="001E2554">
        <w:rPr>
          <w:rFonts w:asciiTheme="minorHAnsi" w:hAnsiTheme="minorHAnsi" w:cs="Arial"/>
          <w:sz w:val="24"/>
          <w:szCs w:val="24"/>
        </w:rPr>
        <w:t xml:space="preserve"> </w:t>
      </w:r>
      <w:r w:rsidR="00250B63" w:rsidRPr="001E2554">
        <w:rPr>
          <w:rFonts w:asciiTheme="minorHAnsi" w:hAnsiTheme="minorHAnsi" w:cs="Arial"/>
          <w:sz w:val="24"/>
          <w:szCs w:val="24"/>
        </w:rPr>
        <w:t>Insurance is</w:t>
      </w:r>
      <w:r w:rsidR="00D30073" w:rsidRPr="001E2554">
        <w:rPr>
          <w:rFonts w:asciiTheme="minorHAnsi" w:hAnsiTheme="minorHAnsi" w:cs="Arial"/>
          <w:sz w:val="24"/>
          <w:szCs w:val="24"/>
        </w:rPr>
        <w:t xml:space="preserve"> an insurance </w:t>
      </w:r>
      <w:r w:rsidR="00250B63" w:rsidRPr="001E2554">
        <w:rPr>
          <w:rFonts w:asciiTheme="minorHAnsi" w:hAnsiTheme="minorHAnsi" w:cs="Arial"/>
          <w:sz w:val="24"/>
          <w:szCs w:val="24"/>
        </w:rPr>
        <w:t>management</w:t>
      </w:r>
      <w:r w:rsidR="00D30073" w:rsidRPr="001E2554">
        <w:rPr>
          <w:rFonts w:asciiTheme="minorHAnsi" w:hAnsiTheme="minorHAnsi" w:cs="Arial"/>
          <w:sz w:val="24"/>
          <w:szCs w:val="24"/>
        </w:rPr>
        <w:t xml:space="preserve"> company offering several policy type</w:t>
      </w:r>
      <w:r w:rsidR="00886D6D">
        <w:rPr>
          <w:rFonts w:asciiTheme="minorHAnsi" w:hAnsiTheme="minorHAnsi" w:cs="Arial"/>
          <w:sz w:val="24"/>
          <w:szCs w:val="24"/>
        </w:rPr>
        <w:t>s</w:t>
      </w:r>
      <w:r w:rsidR="00D30073" w:rsidRPr="001E2554">
        <w:rPr>
          <w:rFonts w:asciiTheme="minorHAnsi" w:hAnsiTheme="minorHAnsi" w:cs="Arial"/>
          <w:sz w:val="24"/>
          <w:szCs w:val="24"/>
        </w:rPr>
        <w:t xml:space="preserve"> for our customers, </w:t>
      </w:r>
      <w:r w:rsidR="00D30073" w:rsidRPr="001E2554">
        <w:rPr>
          <w:rFonts w:ascii="Calibri" w:hAnsi="Calibri" w:cs="Arial"/>
          <w:sz w:val="24"/>
          <w:szCs w:val="24"/>
        </w:rPr>
        <w:t>customers</w:t>
      </w:r>
      <w:r w:rsidR="00D30073" w:rsidRPr="001E2554">
        <w:rPr>
          <w:rFonts w:asciiTheme="minorHAnsi" w:hAnsiTheme="minorHAnsi" w:cs="Arial"/>
          <w:sz w:val="24"/>
          <w:szCs w:val="24"/>
        </w:rPr>
        <w:t xml:space="preserve"> can browse through different types</w:t>
      </w:r>
      <w:r w:rsidR="00250B63" w:rsidRPr="001E2554">
        <w:rPr>
          <w:rFonts w:asciiTheme="minorHAnsi" w:hAnsiTheme="minorHAnsi" w:cs="Arial"/>
          <w:sz w:val="24"/>
          <w:szCs w:val="24"/>
        </w:rPr>
        <w:t xml:space="preserve"> offered</w:t>
      </w:r>
      <w:r w:rsidR="00D30073" w:rsidRPr="001E2554">
        <w:rPr>
          <w:rFonts w:asciiTheme="minorHAnsi" w:hAnsiTheme="minorHAnsi" w:cs="Arial"/>
          <w:sz w:val="24"/>
          <w:szCs w:val="24"/>
        </w:rPr>
        <w:t>, make payments</w:t>
      </w:r>
      <w:r w:rsidR="00250B63" w:rsidRPr="001E2554">
        <w:rPr>
          <w:rFonts w:asciiTheme="minorHAnsi" w:hAnsiTheme="minorHAnsi" w:cs="Arial"/>
          <w:sz w:val="24"/>
          <w:szCs w:val="24"/>
        </w:rPr>
        <w:t>, view previous payment history, and get customer assistance at any point in time. This document cover all the functionality that our insurance management application will provide.</w:t>
      </w:r>
    </w:p>
    <w:p w:rsidR="00250B63" w:rsidRPr="001E2554" w:rsidRDefault="00250B63" w:rsidP="0056218A">
      <w:pPr>
        <w:spacing w:line="480" w:lineRule="auto"/>
        <w:rPr>
          <w:rFonts w:asciiTheme="minorHAnsi" w:hAnsiTheme="minorHAnsi" w:cs="Arial"/>
          <w:sz w:val="24"/>
          <w:szCs w:val="24"/>
        </w:rPr>
      </w:pPr>
      <w:r w:rsidRPr="001E2554">
        <w:rPr>
          <w:rFonts w:asciiTheme="minorHAnsi" w:hAnsiTheme="minorHAnsi" w:cs="Arial"/>
          <w:sz w:val="24"/>
          <w:szCs w:val="24"/>
        </w:rPr>
        <w:lastRenderedPageBreak/>
        <w:t>From the functional requirements describing in detail every use case for each module and what the system should do. The non-functional requirements describing how the system will work as a whole.</w:t>
      </w:r>
      <w:r w:rsidR="00552CC5">
        <w:rPr>
          <w:rFonts w:asciiTheme="minorHAnsi" w:hAnsiTheme="minorHAnsi" w:cs="Arial"/>
          <w:sz w:val="24"/>
          <w:szCs w:val="24"/>
        </w:rPr>
        <w:t xml:space="preserve"> </w:t>
      </w:r>
    </w:p>
    <w:p w:rsidR="00250B63" w:rsidRPr="001E2554" w:rsidRDefault="00250B63" w:rsidP="0056218A">
      <w:pPr>
        <w:spacing w:line="480" w:lineRule="auto"/>
        <w:ind w:firstLine="720"/>
        <w:rPr>
          <w:rFonts w:asciiTheme="minorHAnsi" w:hAnsiTheme="minorHAnsi" w:cs="Arial"/>
          <w:sz w:val="24"/>
          <w:szCs w:val="24"/>
        </w:rPr>
      </w:pPr>
      <w:r w:rsidRPr="001E2554">
        <w:rPr>
          <w:rFonts w:asciiTheme="minorHAnsi" w:hAnsiTheme="minorHAnsi" w:cs="Arial"/>
          <w:sz w:val="24"/>
          <w:szCs w:val="24"/>
        </w:rPr>
        <w:t xml:space="preserve">The goals of our insurance </w:t>
      </w:r>
      <w:r w:rsidR="001E2554" w:rsidRPr="001E2554">
        <w:rPr>
          <w:rFonts w:asciiTheme="minorHAnsi" w:hAnsiTheme="minorHAnsi" w:cs="Arial"/>
          <w:sz w:val="24"/>
          <w:szCs w:val="24"/>
        </w:rPr>
        <w:t>management</w:t>
      </w:r>
      <w:r w:rsidRPr="001E2554">
        <w:rPr>
          <w:rFonts w:asciiTheme="minorHAnsi" w:hAnsiTheme="minorHAnsi" w:cs="Arial"/>
          <w:sz w:val="24"/>
          <w:szCs w:val="24"/>
        </w:rPr>
        <w:t xml:space="preserve"> company is to </w:t>
      </w:r>
      <w:r w:rsidR="001E2554" w:rsidRPr="001E2554">
        <w:rPr>
          <w:rFonts w:asciiTheme="minorHAnsi" w:hAnsiTheme="minorHAnsi" w:cs="Arial"/>
          <w:sz w:val="24"/>
          <w:szCs w:val="24"/>
        </w:rPr>
        <w:t>produce a product that will meet the customer’s needs in buying different kinds of insurance policies. We plan to be fully done and our product to be fully functional by April 29 2015. We will deliver on all listed features, at minimal to no cost, and produce an efficient and useful product by the deadline.</w:t>
      </w:r>
    </w:p>
    <w:p w:rsidR="00EC00CF" w:rsidRDefault="00EC00CF" w:rsidP="0056218A">
      <w:pPr>
        <w:rPr>
          <w:rFonts w:ascii="Arial" w:hAnsi="Arial" w:cs="Arial"/>
          <w:sz w:val="28"/>
          <w:szCs w:val="28"/>
        </w:rPr>
      </w:pPr>
    </w:p>
    <w:p w:rsidR="001E2554" w:rsidRPr="005519B6" w:rsidRDefault="001E2554" w:rsidP="0056218A">
      <w:pPr>
        <w:rPr>
          <w:rFonts w:ascii="Calibri" w:hAnsi="Calibri"/>
          <w:sz w:val="24"/>
          <w:szCs w:val="24"/>
        </w:rPr>
      </w:pPr>
    </w:p>
    <w:p w:rsidR="00E62F37" w:rsidRPr="005519B6" w:rsidRDefault="00E62F37" w:rsidP="0056218A">
      <w:pPr>
        <w:pStyle w:val="Heading2"/>
        <w:spacing w:after="0" w:line="480" w:lineRule="auto"/>
        <w:rPr>
          <w:rFonts w:ascii="Calibri" w:hAnsi="Calibri"/>
        </w:rPr>
      </w:pPr>
      <w:bookmarkStart w:id="13" w:name="_Toc77487624"/>
      <w:r w:rsidRPr="005519B6">
        <w:rPr>
          <w:rFonts w:ascii="Calibri" w:hAnsi="Calibri" w:cs="Times New Roman"/>
          <w:sz w:val="28"/>
          <w:szCs w:val="28"/>
        </w:rPr>
        <w:t>1.3. Glossary</w:t>
      </w:r>
      <w:bookmarkEnd w:id="13"/>
      <w:r w:rsidR="00C070EF" w:rsidRPr="005519B6">
        <w:rPr>
          <w:rFonts w:ascii="Calibri" w:hAnsi="Calibri" w:cs="Times New Roma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5958"/>
      </w:tblGrid>
      <w:tr w:rsidR="00E62F37" w:rsidRPr="005519B6" w:rsidTr="00E62F37">
        <w:tc>
          <w:tcPr>
            <w:tcW w:w="2898" w:type="dxa"/>
            <w:tcBorders>
              <w:top w:val="single" w:sz="4" w:space="0" w:color="auto"/>
              <w:left w:val="single" w:sz="4" w:space="0" w:color="auto"/>
              <w:bottom w:val="single" w:sz="4" w:space="0" w:color="auto"/>
              <w:right w:val="single" w:sz="4" w:space="0" w:color="auto"/>
            </w:tcBorders>
            <w:hideMark/>
          </w:tcPr>
          <w:p w:rsidR="00E62F37" w:rsidRPr="005519B6" w:rsidRDefault="00E62F37" w:rsidP="0056218A">
            <w:pPr>
              <w:jc w:val="center"/>
              <w:rPr>
                <w:rFonts w:ascii="Calibri" w:hAnsi="Calibri"/>
                <w:b/>
                <w:bCs/>
                <w:sz w:val="24"/>
              </w:rPr>
            </w:pPr>
            <w:r w:rsidRPr="005519B6">
              <w:rPr>
                <w:rFonts w:ascii="Calibri" w:hAnsi="Calibri"/>
                <w:b/>
                <w:bCs/>
                <w:sz w:val="24"/>
              </w:rPr>
              <w:t>Term</w:t>
            </w:r>
          </w:p>
        </w:tc>
        <w:tc>
          <w:tcPr>
            <w:tcW w:w="5958" w:type="dxa"/>
            <w:tcBorders>
              <w:top w:val="single" w:sz="4" w:space="0" w:color="auto"/>
              <w:left w:val="single" w:sz="4" w:space="0" w:color="auto"/>
              <w:bottom w:val="single" w:sz="4" w:space="0" w:color="auto"/>
              <w:right w:val="single" w:sz="4" w:space="0" w:color="auto"/>
            </w:tcBorders>
            <w:hideMark/>
          </w:tcPr>
          <w:p w:rsidR="00E62F37" w:rsidRPr="005519B6" w:rsidRDefault="00E62F37" w:rsidP="0056218A">
            <w:pPr>
              <w:jc w:val="center"/>
              <w:rPr>
                <w:rFonts w:ascii="Calibri" w:hAnsi="Calibri"/>
                <w:b/>
                <w:bCs/>
                <w:sz w:val="24"/>
              </w:rPr>
            </w:pPr>
            <w:r w:rsidRPr="005519B6">
              <w:rPr>
                <w:rFonts w:ascii="Calibri" w:hAnsi="Calibri"/>
                <w:b/>
                <w:bCs/>
                <w:sz w:val="24"/>
              </w:rPr>
              <w:t>Definition</w:t>
            </w:r>
          </w:p>
        </w:tc>
      </w:tr>
      <w:tr w:rsidR="00E62F37" w:rsidRPr="005519B6" w:rsidTr="00E62F37">
        <w:tc>
          <w:tcPr>
            <w:tcW w:w="2898" w:type="dxa"/>
            <w:tcBorders>
              <w:top w:val="single" w:sz="4" w:space="0" w:color="auto"/>
              <w:left w:val="single" w:sz="4" w:space="0" w:color="auto"/>
              <w:bottom w:val="single" w:sz="4" w:space="0" w:color="auto"/>
              <w:right w:val="single" w:sz="4" w:space="0" w:color="auto"/>
            </w:tcBorders>
            <w:hideMark/>
          </w:tcPr>
          <w:p w:rsidR="00E62F37" w:rsidRPr="005519B6" w:rsidRDefault="00D5381F" w:rsidP="0056218A">
            <w:pPr>
              <w:pStyle w:val="BodyText"/>
              <w:rPr>
                <w:rFonts w:ascii="Calibri" w:hAnsi="Calibri"/>
              </w:rPr>
            </w:pPr>
            <w:r>
              <w:rPr>
                <w:rFonts w:ascii="Calibri" w:hAnsi="Calibri"/>
              </w:rPr>
              <w:t>Customer</w:t>
            </w:r>
          </w:p>
        </w:tc>
        <w:tc>
          <w:tcPr>
            <w:tcW w:w="5958" w:type="dxa"/>
            <w:tcBorders>
              <w:top w:val="single" w:sz="4" w:space="0" w:color="auto"/>
              <w:left w:val="single" w:sz="4" w:space="0" w:color="auto"/>
              <w:bottom w:val="single" w:sz="4" w:space="0" w:color="auto"/>
              <w:right w:val="single" w:sz="4" w:space="0" w:color="auto"/>
            </w:tcBorders>
            <w:hideMark/>
          </w:tcPr>
          <w:p w:rsidR="00E62F37" w:rsidRPr="005519B6" w:rsidRDefault="00E36AAD" w:rsidP="0056218A">
            <w:pPr>
              <w:pStyle w:val="BodyText"/>
              <w:rPr>
                <w:rFonts w:ascii="Calibri" w:hAnsi="Calibri"/>
              </w:rPr>
            </w:pPr>
            <w:r>
              <w:rPr>
                <w:rFonts w:ascii="Calibri" w:hAnsi="Calibri"/>
              </w:rPr>
              <w:t>The user of the product.</w:t>
            </w:r>
          </w:p>
        </w:tc>
      </w:tr>
      <w:tr w:rsidR="00E62F37" w:rsidRPr="005519B6" w:rsidTr="00E36AAD">
        <w:trPr>
          <w:trHeight w:val="350"/>
        </w:trPr>
        <w:tc>
          <w:tcPr>
            <w:tcW w:w="2898" w:type="dxa"/>
            <w:tcBorders>
              <w:top w:val="single" w:sz="4" w:space="0" w:color="auto"/>
              <w:left w:val="single" w:sz="4" w:space="0" w:color="auto"/>
              <w:bottom w:val="single" w:sz="4" w:space="0" w:color="auto"/>
              <w:right w:val="single" w:sz="4" w:space="0" w:color="auto"/>
            </w:tcBorders>
            <w:hideMark/>
          </w:tcPr>
          <w:p w:rsidR="00E62F37" w:rsidRPr="005519B6" w:rsidRDefault="00D5381F" w:rsidP="0056218A">
            <w:pPr>
              <w:pStyle w:val="BodyText"/>
              <w:rPr>
                <w:rFonts w:ascii="Calibri" w:hAnsi="Calibri"/>
              </w:rPr>
            </w:pPr>
            <w:r>
              <w:rPr>
                <w:rFonts w:ascii="Calibri" w:hAnsi="Calibri"/>
              </w:rPr>
              <w:t>Admin</w:t>
            </w:r>
          </w:p>
        </w:tc>
        <w:tc>
          <w:tcPr>
            <w:tcW w:w="5958" w:type="dxa"/>
            <w:tcBorders>
              <w:top w:val="single" w:sz="4" w:space="0" w:color="auto"/>
              <w:left w:val="single" w:sz="4" w:space="0" w:color="auto"/>
              <w:bottom w:val="single" w:sz="4" w:space="0" w:color="auto"/>
              <w:right w:val="single" w:sz="4" w:space="0" w:color="auto"/>
            </w:tcBorders>
            <w:vAlign w:val="center"/>
            <w:hideMark/>
          </w:tcPr>
          <w:p w:rsidR="00E62F37" w:rsidRPr="005519B6" w:rsidRDefault="00E36AAD" w:rsidP="0056218A">
            <w:pPr>
              <w:pStyle w:val="BodyText"/>
              <w:rPr>
                <w:rFonts w:ascii="Calibri" w:hAnsi="Calibri"/>
              </w:rPr>
            </w:pPr>
            <w:r>
              <w:rPr>
                <w:rFonts w:ascii="Calibri" w:hAnsi="Calibri"/>
              </w:rPr>
              <w:t>The administrator who has control of system.</w:t>
            </w:r>
          </w:p>
        </w:tc>
      </w:tr>
      <w:tr w:rsidR="00E62F37" w:rsidRPr="005519B6" w:rsidTr="00E62F37">
        <w:tc>
          <w:tcPr>
            <w:tcW w:w="2898" w:type="dxa"/>
            <w:tcBorders>
              <w:top w:val="single" w:sz="4" w:space="0" w:color="auto"/>
              <w:left w:val="single" w:sz="4" w:space="0" w:color="auto"/>
              <w:bottom w:val="single" w:sz="4" w:space="0" w:color="auto"/>
              <w:right w:val="single" w:sz="4" w:space="0" w:color="auto"/>
            </w:tcBorders>
            <w:vAlign w:val="center"/>
            <w:hideMark/>
          </w:tcPr>
          <w:p w:rsidR="00E62F37" w:rsidRPr="005519B6" w:rsidRDefault="00220DE3" w:rsidP="0056218A">
            <w:pPr>
              <w:pStyle w:val="BodyText"/>
              <w:rPr>
                <w:rFonts w:ascii="Calibri" w:hAnsi="Calibri"/>
              </w:rPr>
            </w:pPr>
            <w:r>
              <w:rPr>
                <w:rFonts w:ascii="Calibri" w:hAnsi="Calibri"/>
              </w:rPr>
              <w:t>P</w:t>
            </w:r>
            <w:r w:rsidR="00E36AAD">
              <w:rPr>
                <w:rFonts w:ascii="Calibri" w:hAnsi="Calibri"/>
              </w:rPr>
              <w:t>olicy</w:t>
            </w:r>
          </w:p>
        </w:tc>
        <w:tc>
          <w:tcPr>
            <w:tcW w:w="5958" w:type="dxa"/>
            <w:tcBorders>
              <w:top w:val="single" w:sz="4" w:space="0" w:color="auto"/>
              <w:left w:val="single" w:sz="4" w:space="0" w:color="auto"/>
              <w:bottom w:val="single" w:sz="4" w:space="0" w:color="auto"/>
              <w:right w:val="single" w:sz="4" w:space="0" w:color="auto"/>
            </w:tcBorders>
            <w:vAlign w:val="center"/>
            <w:hideMark/>
          </w:tcPr>
          <w:p w:rsidR="00E62F37" w:rsidRPr="005519B6" w:rsidRDefault="00E36AAD" w:rsidP="0056218A">
            <w:pPr>
              <w:pStyle w:val="BodyText"/>
              <w:rPr>
                <w:rFonts w:ascii="Calibri" w:hAnsi="Calibri"/>
              </w:rPr>
            </w:pPr>
            <w:r>
              <w:rPr>
                <w:rFonts w:ascii="Calibri" w:hAnsi="Calibri"/>
              </w:rPr>
              <w:t>The specific type of insurance.</w:t>
            </w:r>
          </w:p>
        </w:tc>
      </w:tr>
      <w:tr w:rsidR="00E62F37" w:rsidRPr="005519B6" w:rsidTr="00E62F37">
        <w:tc>
          <w:tcPr>
            <w:tcW w:w="2898" w:type="dxa"/>
            <w:tcBorders>
              <w:top w:val="single" w:sz="4" w:space="0" w:color="auto"/>
              <w:left w:val="single" w:sz="4" w:space="0" w:color="auto"/>
              <w:bottom w:val="single" w:sz="4" w:space="0" w:color="auto"/>
              <w:right w:val="single" w:sz="4" w:space="0" w:color="auto"/>
            </w:tcBorders>
            <w:hideMark/>
          </w:tcPr>
          <w:p w:rsidR="00E62F37" w:rsidRPr="005519B6" w:rsidRDefault="00E36AAD" w:rsidP="0056218A">
            <w:pPr>
              <w:pStyle w:val="BodyText"/>
              <w:rPr>
                <w:rFonts w:ascii="Calibri" w:hAnsi="Calibri"/>
              </w:rPr>
            </w:pPr>
            <w:r>
              <w:rPr>
                <w:rFonts w:ascii="Calibri" w:hAnsi="Calibri"/>
              </w:rPr>
              <w:t>SRS</w:t>
            </w:r>
          </w:p>
        </w:tc>
        <w:tc>
          <w:tcPr>
            <w:tcW w:w="5958" w:type="dxa"/>
            <w:tcBorders>
              <w:top w:val="single" w:sz="4" w:space="0" w:color="auto"/>
              <w:left w:val="single" w:sz="4" w:space="0" w:color="auto"/>
              <w:bottom w:val="single" w:sz="4" w:space="0" w:color="auto"/>
              <w:right w:val="single" w:sz="4" w:space="0" w:color="auto"/>
            </w:tcBorders>
            <w:vAlign w:val="center"/>
            <w:hideMark/>
          </w:tcPr>
          <w:p w:rsidR="00E62F37" w:rsidRPr="005519B6" w:rsidRDefault="00E36AAD" w:rsidP="0056218A">
            <w:pPr>
              <w:pStyle w:val="BodyText"/>
              <w:rPr>
                <w:rFonts w:ascii="Calibri" w:hAnsi="Calibri"/>
              </w:rPr>
            </w:pPr>
            <w:r>
              <w:rPr>
                <w:rFonts w:ascii="Calibri" w:hAnsi="Calibri"/>
              </w:rPr>
              <w:t>Software requirements specification.</w:t>
            </w:r>
          </w:p>
        </w:tc>
      </w:tr>
      <w:tr w:rsidR="00E62F37" w:rsidRPr="005519B6" w:rsidTr="00E62F37">
        <w:tc>
          <w:tcPr>
            <w:tcW w:w="2898" w:type="dxa"/>
            <w:tcBorders>
              <w:top w:val="single" w:sz="4" w:space="0" w:color="auto"/>
              <w:left w:val="single" w:sz="4" w:space="0" w:color="auto"/>
              <w:bottom w:val="single" w:sz="4" w:space="0" w:color="auto"/>
              <w:right w:val="single" w:sz="4" w:space="0" w:color="auto"/>
            </w:tcBorders>
            <w:vAlign w:val="center"/>
            <w:hideMark/>
          </w:tcPr>
          <w:p w:rsidR="00E62F37" w:rsidRPr="005519B6" w:rsidRDefault="00220DE3" w:rsidP="0056218A">
            <w:pPr>
              <w:pStyle w:val="BodyText"/>
              <w:rPr>
                <w:rFonts w:ascii="Calibri" w:hAnsi="Calibri"/>
              </w:rPr>
            </w:pPr>
            <w:r>
              <w:rPr>
                <w:rFonts w:ascii="Calibri" w:hAnsi="Calibri"/>
              </w:rPr>
              <w:t>Module</w:t>
            </w:r>
          </w:p>
        </w:tc>
        <w:tc>
          <w:tcPr>
            <w:tcW w:w="5958" w:type="dxa"/>
            <w:tcBorders>
              <w:top w:val="single" w:sz="4" w:space="0" w:color="auto"/>
              <w:left w:val="single" w:sz="4" w:space="0" w:color="auto"/>
              <w:bottom w:val="single" w:sz="4" w:space="0" w:color="auto"/>
              <w:right w:val="single" w:sz="4" w:space="0" w:color="auto"/>
            </w:tcBorders>
            <w:vAlign w:val="center"/>
            <w:hideMark/>
          </w:tcPr>
          <w:p w:rsidR="00E62F37" w:rsidRPr="005519B6" w:rsidRDefault="00220DE3" w:rsidP="0056218A">
            <w:pPr>
              <w:pStyle w:val="BodyText"/>
              <w:rPr>
                <w:rFonts w:ascii="Calibri" w:hAnsi="Calibri"/>
              </w:rPr>
            </w:pPr>
            <w:r>
              <w:rPr>
                <w:rFonts w:ascii="Calibri" w:hAnsi="Calibri"/>
              </w:rPr>
              <w:t xml:space="preserve"> Area containing info to a certain </w:t>
            </w:r>
            <w:r w:rsidR="0065124F">
              <w:rPr>
                <w:rFonts w:ascii="Calibri" w:hAnsi="Calibri"/>
              </w:rPr>
              <w:t xml:space="preserve">set of </w:t>
            </w:r>
            <w:r>
              <w:rPr>
                <w:rFonts w:ascii="Calibri" w:hAnsi="Calibri"/>
              </w:rPr>
              <w:t>task</w:t>
            </w:r>
            <w:r w:rsidR="0065124F">
              <w:rPr>
                <w:rFonts w:ascii="Calibri" w:hAnsi="Calibri"/>
              </w:rPr>
              <w:t>s</w:t>
            </w:r>
            <w:r>
              <w:rPr>
                <w:rFonts w:ascii="Calibri" w:hAnsi="Calibri"/>
              </w:rPr>
              <w:t>.</w:t>
            </w:r>
          </w:p>
        </w:tc>
      </w:tr>
      <w:tr w:rsidR="00E62F37" w:rsidRPr="005519B6" w:rsidTr="00E62F37">
        <w:tc>
          <w:tcPr>
            <w:tcW w:w="2898" w:type="dxa"/>
            <w:tcBorders>
              <w:top w:val="single" w:sz="4" w:space="0" w:color="auto"/>
              <w:left w:val="single" w:sz="4" w:space="0" w:color="auto"/>
              <w:bottom w:val="single" w:sz="4" w:space="0" w:color="auto"/>
              <w:right w:val="single" w:sz="4" w:space="0" w:color="auto"/>
            </w:tcBorders>
            <w:vAlign w:val="center"/>
            <w:hideMark/>
          </w:tcPr>
          <w:p w:rsidR="00E62F37" w:rsidRPr="005519B6" w:rsidRDefault="00220DE3" w:rsidP="0056218A">
            <w:pPr>
              <w:pStyle w:val="BodyText"/>
              <w:rPr>
                <w:rFonts w:ascii="Calibri" w:hAnsi="Calibri"/>
              </w:rPr>
            </w:pPr>
            <w:r>
              <w:rPr>
                <w:rFonts w:ascii="Calibri" w:hAnsi="Calibri"/>
              </w:rPr>
              <w:t>Use-Case</w:t>
            </w:r>
          </w:p>
        </w:tc>
        <w:tc>
          <w:tcPr>
            <w:tcW w:w="5958" w:type="dxa"/>
            <w:tcBorders>
              <w:top w:val="single" w:sz="4" w:space="0" w:color="auto"/>
              <w:left w:val="single" w:sz="4" w:space="0" w:color="auto"/>
              <w:bottom w:val="single" w:sz="4" w:space="0" w:color="auto"/>
              <w:right w:val="single" w:sz="4" w:space="0" w:color="auto"/>
            </w:tcBorders>
            <w:vAlign w:val="center"/>
            <w:hideMark/>
          </w:tcPr>
          <w:p w:rsidR="00E62F37" w:rsidRPr="005519B6" w:rsidRDefault="00220DE3" w:rsidP="0056218A">
            <w:pPr>
              <w:pStyle w:val="BodyText"/>
              <w:rPr>
                <w:rFonts w:ascii="Calibri" w:hAnsi="Calibri"/>
              </w:rPr>
            </w:pPr>
            <w:r>
              <w:rPr>
                <w:rFonts w:ascii="Calibri" w:hAnsi="Calibri"/>
              </w:rPr>
              <w:t>Diagram showing representation of how user will use programs interface.</w:t>
            </w:r>
          </w:p>
        </w:tc>
      </w:tr>
      <w:tr w:rsidR="00E62F37" w:rsidRPr="005519B6" w:rsidTr="00E62F37">
        <w:tc>
          <w:tcPr>
            <w:tcW w:w="2898" w:type="dxa"/>
            <w:tcBorders>
              <w:top w:val="single" w:sz="4" w:space="0" w:color="auto"/>
              <w:left w:val="single" w:sz="4" w:space="0" w:color="auto"/>
              <w:bottom w:val="single" w:sz="4" w:space="0" w:color="auto"/>
              <w:right w:val="single" w:sz="4" w:space="0" w:color="auto"/>
            </w:tcBorders>
            <w:hideMark/>
          </w:tcPr>
          <w:p w:rsidR="00E62F37" w:rsidRPr="005519B6" w:rsidRDefault="00E62F37" w:rsidP="0056218A">
            <w:pPr>
              <w:pStyle w:val="BodyText"/>
              <w:rPr>
                <w:rFonts w:ascii="Calibri" w:hAnsi="Calibri"/>
              </w:rPr>
            </w:pPr>
          </w:p>
        </w:tc>
        <w:tc>
          <w:tcPr>
            <w:tcW w:w="5958" w:type="dxa"/>
            <w:tcBorders>
              <w:top w:val="single" w:sz="4" w:space="0" w:color="auto"/>
              <w:left w:val="single" w:sz="4" w:space="0" w:color="auto"/>
              <w:bottom w:val="single" w:sz="4" w:space="0" w:color="auto"/>
              <w:right w:val="single" w:sz="4" w:space="0" w:color="auto"/>
            </w:tcBorders>
            <w:vAlign w:val="center"/>
            <w:hideMark/>
          </w:tcPr>
          <w:p w:rsidR="00E62F37" w:rsidRPr="005519B6" w:rsidRDefault="00E62F37" w:rsidP="0056218A">
            <w:pPr>
              <w:pStyle w:val="BodyText"/>
              <w:rPr>
                <w:rFonts w:ascii="Calibri" w:hAnsi="Calibri"/>
              </w:rPr>
            </w:pPr>
          </w:p>
        </w:tc>
      </w:tr>
      <w:tr w:rsidR="00E62F37" w:rsidRPr="005519B6" w:rsidTr="00E62F37">
        <w:tc>
          <w:tcPr>
            <w:tcW w:w="2898" w:type="dxa"/>
            <w:tcBorders>
              <w:top w:val="single" w:sz="4" w:space="0" w:color="auto"/>
              <w:left w:val="single" w:sz="4" w:space="0" w:color="auto"/>
              <w:bottom w:val="single" w:sz="4" w:space="0" w:color="auto"/>
              <w:right w:val="single" w:sz="4" w:space="0" w:color="auto"/>
            </w:tcBorders>
            <w:vAlign w:val="center"/>
            <w:hideMark/>
          </w:tcPr>
          <w:p w:rsidR="00E62F37" w:rsidRPr="005519B6" w:rsidRDefault="00E62F37" w:rsidP="0056218A">
            <w:pPr>
              <w:pStyle w:val="BodyText"/>
              <w:rPr>
                <w:rFonts w:ascii="Calibri" w:hAnsi="Calibri"/>
              </w:rPr>
            </w:pPr>
          </w:p>
        </w:tc>
        <w:tc>
          <w:tcPr>
            <w:tcW w:w="5958" w:type="dxa"/>
            <w:tcBorders>
              <w:top w:val="single" w:sz="4" w:space="0" w:color="auto"/>
              <w:left w:val="single" w:sz="4" w:space="0" w:color="auto"/>
              <w:bottom w:val="single" w:sz="4" w:space="0" w:color="auto"/>
              <w:right w:val="single" w:sz="4" w:space="0" w:color="auto"/>
            </w:tcBorders>
            <w:vAlign w:val="center"/>
            <w:hideMark/>
          </w:tcPr>
          <w:p w:rsidR="00E62F37" w:rsidRPr="005519B6" w:rsidRDefault="00E62F37" w:rsidP="0056218A">
            <w:pPr>
              <w:pStyle w:val="BodyText"/>
              <w:rPr>
                <w:rFonts w:ascii="Calibri" w:hAnsi="Calibri"/>
              </w:rPr>
            </w:pPr>
          </w:p>
        </w:tc>
      </w:tr>
      <w:tr w:rsidR="00E62F37" w:rsidRPr="005519B6" w:rsidTr="00E62F37">
        <w:tc>
          <w:tcPr>
            <w:tcW w:w="2898" w:type="dxa"/>
            <w:tcBorders>
              <w:top w:val="single" w:sz="4" w:space="0" w:color="auto"/>
              <w:left w:val="single" w:sz="4" w:space="0" w:color="auto"/>
              <w:bottom w:val="single" w:sz="4" w:space="0" w:color="auto"/>
              <w:right w:val="single" w:sz="4" w:space="0" w:color="auto"/>
            </w:tcBorders>
            <w:hideMark/>
          </w:tcPr>
          <w:p w:rsidR="00E62F37" w:rsidRPr="005519B6" w:rsidRDefault="00E62F37" w:rsidP="0056218A">
            <w:pPr>
              <w:pStyle w:val="BodyText"/>
              <w:rPr>
                <w:rFonts w:ascii="Calibri" w:hAnsi="Calibri"/>
              </w:rPr>
            </w:pPr>
          </w:p>
        </w:tc>
        <w:tc>
          <w:tcPr>
            <w:tcW w:w="5958" w:type="dxa"/>
            <w:tcBorders>
              <w:top w:val="single" w:sz="4" w:space="0" w:color="auto"/>
              <w:left w:val="single" w:sz="4" w:space="0" w:color="auto"/>
              <w:bottom w:val="single" w:sz="4" w:space="0" w:color="auto"/>
              <w:right w:val="single" w:sz="4" w:space="0" w:color="auto"/>
            </w:tcBorders>
            <w:hideMark/>
          </w:tcPr>
          <w:p w:rsidR="00E62F37" w:rsidRPr="005519B6" w:rsidRDefault="00E62F37" w:rsidP="0056218A">
            <w:pPr>
              <w:pStyle w:val="BodyText"/>
              <w:rPr>
                <w:rFonts w:ascii="Calibri" w:hAnsi="Calibri"/>
              </w:rPr>
            </w:pPr>
          </w:p>
        </w:tc>
      </w:tr>
      <w:tr w:rsidR="00E62F37" w:rsidRPr="005519B6" w:rsidTr="00E62F37">
        <w:tc>
          <w:tcPr>
            <w:tcW w:w="2898" w:type="dxa"/>
            <w:tcBorders>
              <w:top w:val="single" w:sz="4" w:space="0" w:color="auto"/>
              <w:left w:val="single" w:sz="4" w:space="0" w:color="auto"/>
              <w:bottom w:val="single" w:sz="4" w:space="0" w:color="auto"/>
              <w:right w:val="single" w:sz="4" w:space="0" w:color="auto"/>
            </w:tcBorders>
            <w:hideMark/>
          </w:tcPr>
          <w:p w:rsidR="00E62F37" w:rsidRPr="005519B6" w:rsidRDefault="00E62F37" w:rsidP="0056218A">
            <w:pPr>
              <w:pStyle w:val="BodyText"/>
              <w:rPr>
                <w:rFonts w:ascii="Calibri" w:hAnsi="Calibri"/>
              </w:rPr>
            </w:pPr>
          </w:p>
        </w:tc>
        <w:tc>
          <w:tcPr>
            <w:tcW w:w="5958" w:type="dxa"/>
            <w:tcBorders>
              <w:top w:val="single" w:sz="4" w:space="0" w:color="auto"/>
              <w:left w:val="single" w:sz="4" w:space="0" w:color="auto"/>
              <w:bottom w:val="single" w:sz="4" w:space="0" w:color="auto"/>
              <w:right w:val="single" w:sz="4" w:space="0" w:color="auto"/>
            </w:tcBorders>
            <w:hideMark/>
          </w:tcPr>
          <w:p w:rsidR="00E62F37" w:rsidRPr="005519B6" w:rsidRDefault="00E62F37" w:rsidP="0056218A">
            <w:pPr>
              <w:pStyle w:val="BodyText"/>
              <w:rPr>
                <w:rFonts w:ascii="Calibri" w:hAnsi="Calibri"/>
              </w:rPr>
            </w:pPr>
          </w:p>
        </w:tc>
      </w:tr>
      <w:tr w:rsidR="00E62F37" w:rsidRPr="005519B6" w:rsidTr="00C070EF">
        <w:trPr>
          <w:trHeight w:val="917"/>
        </w:trPr>
        <w:tc>
          <w:tcPr>
            <w:tcW w:w="2898" w:type="dxa"/>
            <w:tcBorders>
              <w:top w:val="single" w:sz="4" w:space="0" w:color="auto"/>
              <w:left w:val="single" w:sz="4" w:space="0" w:color="auto"/>
              <w:bottom w:val="single" w:sz="4" w:space="0" w:color="auto"/>
              <w:right w:val="single" w:sz="4" w:space="0" w:color="auto"/>
            </w:tcBorders>
            <w:hideMark/>
          </w:tcPr>
          <w:p w:rsidR="00E62F37" w:rsidRPr="005519B6" w:rsidRDefault="00E62F37" w:rsidP="0056218A">
            <w:pPr>
              <w:pStyle w:val="BodyText"/>
              <w:rPr>
                <w:rFonts w:ascii="Calibri" w:hAnsi="Calibri"/>
              </w:rPr>
            </w:pPr>
          </w:p>
        </w:tc>
        <w:tc>
          <w:tcPr>
            <w:tcW w:w="5958" w:type="dxa"/>
            <w:tcBorders>
              <w:top w:val="single" w:sz="4" w:space="0" w:color="auto"/>
              <w:left w:val="single" w:sz="4" w:space="0" w:color="auto"/>
              <w:bottom w:val="single" w:sz="4" w:space="0" w:color="auto"/>
              <w:right w:val="single" w:sz="4" w:space="0" w:color="auto"/>
            </w:tcBorders>
            <w:vAlign w:val="center"/>
            <w:hideMark/>
          </w:tcPr>
          <w:p w:rsidR="00E62F37" w:rsidRPr="005519B6" w:rsidRDefault="00E62F37" w:rsidP="0056218A">
            <w:pPr>
              <w:pStyle w:val="BodyText"/>
              <w:rPr>
                <w:rFonts w:ascii="Calibri" w:hAnsi="Calibri"/>
              </w:rPr>
            </w:pPr>
          </w:p>
        </w:tc>
      </w:tr>
      <w:tr w:rsidR="00E62F37" w:rsidRPr="005519B6" w:rsidTr="00E62F37">
        <w:tc>
          <w:tcPr>
            <w:tcW w:w="2898" w:type="dxa"/>
            <w:tcBorders>
              <w:top w:val="single" w:sz="4" w:space="0" w:color="auto"/>
              <w:left w:val="single" w:sz="4" w:space="0" w:color="auto"/>
              <w:bottom w:val="single" w:sz="4" w:space="0" w:color="auto"/>
              <w:right w:val="single" w:sz="4" w:space="0" w:color="auto"/>
            </w:tcBorders>
            <w:hideMark/>
          </w:tcPr>
          <w:p w:rsidR="00E62F37" w:rsidRPr="005519B6" w:rsidRDefault="00E62F37" w:rsidP="0056218A">
            <w:pPr>
              <w:pStyle w:val="BodyText"/>
              <w:rPr>
                <w:rFonts w:ascii="Calibri" w:hAnsi="Calibri"/>
              </w:rPr>
            </w:pPr>
          </w:p>
        </w:tc>
        <w:tc>
          <w:tcPr>
            <w:tcW w:w="5958" w:type="dxa"/>
            <w:tcBorders>
              <w:top w:val="single" w:sz="4" w:space="0" w:color="auto"/>
              <w:left w:val="single" w:sz="4" w:space="0" w:color="auto"/>
              <w:bottom w:val="single" w:sz="4" w:space="0" w:color="auto"/>
              <w:right w:val="single" w:sz="4" w:space="0" w:color="auto"/>
            </w:tcBorders>
            <w:hideMark/>
          </w:tcPr>
          <w:p w:rsidR="00E62F37" w:rsidRPr="005519B6" w:rsidRDefault="00E62F37" w:rsidP="0056218A">
            <w:pPr>
              <w:pStyle w:val="BodyText"/>
              <w:rPr>
                <w:rFonts w:ascii="Calibri" w:hAnsi="Calibri"/>
              </w:rPr>
            </w:pPr>
          </w:p>
        </w:tc>
      </w:tr>
      <w:tr w:rsidR="00E62F37" w:rsidRPr="005519B6" w:rsidTr="00E62F37">
        <w:tc>
          <w:tcPr>
            <w:tcW w:w="2898" w:type="dxa"/>
            <w:tcBorders>
              <w:top w:val="single" w:sz="4" w:space="0" w:color="auto"/>
              <w:left w:val="single" w:sz="4" w:space="0" w:color="auto"/>
              <w:bottom w:val="single" w:sz="4" w:space="0" w:color="auto"/>
              <w:right w:val="single" w:sz="4" w:space="0" w:color="auto"/>
            </w:tcBorders>
            <w:vAlign w:val="center"/>
            <w:hideMark/>
          </w:tcPr>
          <w:p w:rsidR="00E62F37" w:rsidRPr="005519B6" w:rsidRDefault="00E62F37" w:rsidP="0056218A">
            <w:pPr>
              <w:pStyle w:val="BodyText"/>
              <w:rPr>
                <w:rFonts w:ascii="Calibri" w:hAnsi="Calibri"/>
              </w:rPr>
            </w:pPr>
          </w:p>
        </w:tc>
        <w:tc>
          <w:tcPr>
            <w:tcW w:w="5958" w:type="dxa"/>
            <w:tcBorders>
              <w:top w:val="single" w:sz="4" w:space="0" w:color="auto"/>
              <w:left w:val="single" w:sz="4" w:space="0" w:color="auto"/>
              <w:bottom w:val="single" w:sz="4" w:space="0" w:color="auto"/>
              <w:right w:val="single" w:sz="4" w:space="0" w:color="auto"/>
            </w:tcBorders>
            <w:vAlign w:val="center"/>
            <w:hideMark/>
          </w:tcPr>
          <w:p w:rsidR="00E62F37" w:rsidRPr="005519B6" w:rsidRDefault="00E62F37" w:rsidP="0056218A">
            <w:pPr>
              <w:pStyle w:val="BodyText"/>
              <w:rPr>
                <w:rFonts w:ascii="Calibri" w:hAnsi="Calibri"/>
              </w:rPr>
            </w:pPr>
          </w:p>
        </w:tc>
      </w:tr>
    </w:tbl>
    <w:p w:rsidR="00D04C94" w:rsidRDefault="00D04C94" w:rsidP="0056218A">
      <w:pPr>
        <w:pStyle w:val="Heading2"/>
        <w:spacing w:after="0" w:line="480" w:lineRule="auto"/>
        <w:rPr>
          <w:rFonts w:ascii="Calibri" w:hAnsi="Calibri" w:cs="Times New Roman"/>
          <w:sz w:val="28"/>
          <w:szCs w:val="28"/>
        </w:rPr>
      </w:pPr>
      <w:bookmarkStart w:id="14" w:name="_Toc77487625"/>
    </w:p>
    <w:p w:rsidR="00E62F37" w:rsidRDefault="00E62F37" w:rsidP="0056218A">
      <w:pPr>
        <w:pStyle w:val="Heading2"/>
        <w:spacing w:after="0" w:line="480" w:lineRule="auto"/>
        <w:rPr>
          <w:rFonts w:ascii="Calibri" w:hAnsi="Calibri" w:cs="Times New Roman"/>
          <w:sz w:val="28"/>
          <w:szCs w:val="28"/>
        </w:rPr>
      </w:pPr>
      <w:r w:rsidRPr="005519B6">
        <w:rPr>
          <w:rFonts w:ascii="Calibri" w:hAnsi="Calibri" w:cs="Times New Roman"/>
          <w:sz w:val="28"/>
          <w:szCs w:val="28"/>
        </w:rPr>
        <w:t>1.4. References</w:t>
      </w:r>
      <w:bookmarkEnd w:id="14"/>
    </w:p>
    <w:p w:rsidR="00D5381F" w:rsidRPr="00D5381F" w:rsidRDefault="00D5381F" w:rsidP="0056218A">
      <w:pPr>
        <w:rPr>
          <w:rFonts w:ascii="Calibri" w:hAnsi="Calibri"/>
          <w:sz w:val="24"/>
          <w:szCs w:val="24"/>
        </w:rPr>
      </w:pPr>
      <w:r w:rsidRPr="00D5381F">
        <w:rPr>
          <w:rFonts w:ascii="Calibri" w:hAnsi="Calibri"/>
          <w:sz w:val="24"/>
          <w:szCs w:val="24"/>
        </w:rPr>
        <w:t>(</w:t>
      </w:r>
      <w:proofErr w:type="spellStart"/>
      <w:r w:rsidRPr="00D5381F">
        <w:rPr>
          <w:rFonts w:ascii="Calibri" w:hAnsi="Calibri"/>
          <w:sz w:val="24"/>
          <w:szCs w:val="24"/>
        </w:rPr>
        <w:t>n.d.</w:t>
      </w:r>
      <w:proofErr w:type="spellEnd"/>
      <w:r w:rsidRPr="00D5381F">
        <w:rPr>
          <w:rFonts w:ascii="Calibri" w:hAnsi="Calibri"/>
          <w:sz w:val="24"/>
          <w:szCs w:val="24"/>
        </w:rPr>
        <w:t>). Retrieved February 10, 2015, from https://neiu.desire2learn.com/d2l/le/content/2880867/viewContent/357054/View</w:t>
      </w:r>
    </w:p>
    <w:p w:rsidR="00D5381F" w:rsidRPr="00D5381F" w:rsidRDefault="00D5381F" w:rsidP="0056218A">
      <w:pPr>
        <w:rPr>
          <w:rFonts w:ascii="Calibri" w:hAnsi="Calibri"/>
          <w:sz w:val="24"/>
          <w:szCs w:val="24"/>
        </w:rPr>
      </w:pPr>
    </w:p>
    <w:p w:rsidR="00D5381F" w:rsidRPr="00D5381F" w:rsidRDefault="00D5381F" w:rsidP="0056218A">
      <w:pPr>
        <w:rPr>
          <w:rFonts w:ascii="Calibri" w:hAnsi="Calibri"/>
          <w:sz w:val="24"/>
          <w:szCs w:val="24"/>
        </w:rPr>
      </w:pPr>
      <w:r w:rsidRPr="00D5381F">
        <w:rPr>
          <w:rFonts w:ascii="Calibri" w:hAnsi="Calibri"/>
          <w:sz w:val="24"/>
          <w:szCs w:val="24"/>
        </w:rPr>
        <w:t>(</w:t>
      </w:r>
      <w:proofErr w:type="spellStart"/>
      <w:r w:rsidRPr="00D5381F">
        <w:rPr>
          <w:rFonts w:ascii="Calibri" w:hAnsi="Calibri"/>
          <w:sz w:val="24"/>
          <w:szCs w:val="24"/>
        </w:rPr>
        <w:t>n.d.</w:t>
      </w:r>
      <w:proofErr w:type="spellEnd"/>
      <w:r w:rsidRPr="00D5381F">
        <w:rPr>
          <w:rFonts w:ascii="Calibri" w:hAnsi="Calibri"/>
          <w:sz w:val="24"/>
          <w:szCs w:val="24"/>
        </w:rPr>
        <w:t>). Retrieved February 10, 2015, from https://neiu.desire2learn.com/d2l/le/content/2880867/viewContent/357055/View</w:t>
      </w:r>
    </w:p>
    <w:p w:rsidR="00D5381F" w:rsidRPr="00D5381F" w:rsidRDefault="00D5381F" w:rsidP="0056218A">
      <w:pPr>
        <w:rPr>
          <w:rFonts w:ascii="Calibri" w:hAnsi="Calibri"/>
          <w:sz w:val="24"/>
          <w:szCs w:val="24"/>
        </w:rPr>
      </w:pPr>
    </w:p>
    <w:p w:rsidR="00D5381F" w:rsidRPr="00D5381F" w:rsidRDefault="00D5381F" w:rsidP="0056218A">
      <w:pPr>
        <w:rPr>
          <w:rFonts w:ascii="Calibri" w:hAnsi="Calibri"/>
          <w:sz w:val="24"/>
          <w:szCs w:val="24"/>
        </w:rPr>
      </w:pPr>
      <w:r w:rsidRPr="00D5381F">
        <w:rPr>
          <w:rFonts w:ascii="Calibri" w:hAnsi="Calibri"/>
          <w:sz w:val="24"/>
          <w:szCs w:val="24"/>
        </w:rPr>
        <w:t>(</w:t>
      </w:r>
      <w:proofErr w:type="spellStart"/>
      <w:r w:rsidRPr="00D5381F">
        <w:rPr>
          <w:rFonts w:ascii="Calibri" w:hAnsi="Calibri"/>
          <w:sz w:val="24"/>
          <w:szCs w:val="24"/>
        </w:rPr>
        <w:t>n.d.</w:t>
      </w:r>
      <w:proofErr w:type="spellEnd"/>
      <w:r w:rsidRPr="00D5381F">
        <w:rPr>
          <w:rFonts w:ascii="Calibri" w:hAnsi="Calibri"/>
          <w:sz w:val="24"/>
          <w:szCs w:val="24"/>
        </w:rPr>
        <w:t>). Retrieved February 10, 2015, from http://www.cse.chalmers.se/~feldt/courses/reqeng/examples/srs_example_2010_group2.pdf</w:t>
      </w:r>
    </w:p>
    <w:p w:rsidR="0056218A" w:rsidRDefault="0056218A" w:rsidP="0056218A">
      <w:pPr>
        <w:rPr>
          <w:rFonts w:ascii="Calibri" w:hAnsi="Calibri"/>
          <w:sz w:val="24"/>
          <w:szCs w:val="24"/>
        </w:rPr>
      </w:pPr>
    </w:p>
    <w:p w:rsidR="00D5381F" w:rsidRPr="00D5381F" w:rsidRDefault="00D5381F" w:rsidP="0056218A">
      <w:pPr>
        <w:rPr>
          <w:rFonts w:ascii="Calibri" w:hAnsi="Calibri"/>
          <w:sz w:val="24"/>
          <w:szCs w:val="24"/>
        </w:rPr>
      </w:pPr>
      <w:r w:rsidRPr="00D5381F">
        <w:rPr>
          <w:rFonts w:ascii="Calibri" w:hAnsi="Calibri"/>
          <w:sz w:val="24"/>
          <w:szCs w:val="24"/>
        </w:rPr>
        <w:t>Customized Options for Restaurant Owners. (</w:t>
      </w:r>
      <w:proofErr w:type="spellStart"/>
      <w:r w:rsidRPr="00D5381F">
        <w:rPr>
          <w:rFonts w:ascii="Calibri" w:hAnsi="Calibri"/>
          <w:sz w:val="24"/>
          <w:szCs w:val="24"/>
        </w:rPr>
        <w:t>n.d.</w:t>
      </w:r>
      <w:proofErr w:type="spellEnd"/>
      <w:r w:rsidRPr="00D5381F">
        <w:rPr>
          <w:rFonts w:ascii="Calibri" w:hAnsi="Calibri"/>
          <w:sz w:val="24"/>
          <w:szCs w:val="24"/>
        </w:rPr>
        <w:t>). Retrieved February 10, 2015, from http://www.farmers.com/business/industry/restaurant/</w:t>
      </w:r>
    </w:p>
    <w:p w:rsidR="00E62F37" w:rsidRPr="005519B6" w:rsidRDefault="00E62F37" w:rsidP="0056218A">
      <w:pPr>
        <w:pStyle w:val="Heading2"/>
        <w:spacing w:after="0" w:line="480" w:lineRule="auto"/>
        <w:rPr>
          <w:rFonts w:ascii="Calibri" w:hAnsi="Calibri"/>
          <w:sz w:val="28"/>
          <w:szCs w:val="28"/>
        </w:rPr>
      </w:pPr>
      <w:bookmarkStart w:id="15" w:name="_Toc77487626"/>
      <w:r w:rsidRPr="005519B6">
        <w:rPr>
          <w:rFonts w:ascii="Calibri" w:hAnsi="Calibri" w:cs="Times New Roman"/>
          <w:sz w:val="28"/>
          <w:szCs w:val="28"/>
        </w:rPr>
        <w:t>1.5. Overview of Document</w:t>
      </w:r>
      <w:bookmarkEnd w:id="15"/>
    </w:p>
    <w:p w:rsidR="005519B6" w:rsidRPr="002427BC" w:rsidRDefault="00E36AAD" w:rsidP="0056218A">
      <w:pPr>
        <w:spacing w:line="480" w:lineRule="auto"/>
        <w:ind w:firstLine="720"/>
        <w:rPr>
          <w:rFonts w:ascii="Calibri" w:hAnsi="Calibri"/>
          <w:sz w:val="24"/>
        </w:rPr>
      </w:pPr>
      <w:r>
        <w:rPr>
          <w:rFonts w:ascii="Calibri" w:hAnsi="Calibri"/>
          <w:sz w:val="24"/>
        </w:rPr>
        <w:t xml:space="preserve">The rest of the SRS will cover the overall description of the product. It will provide the project perspective, project functions, user </w:t>
      </w:r>
      <w:r w:rsidR="002427BC">
        <w:rPr>
          <w:rFonts w:ascii="Calibri" w:hAnsi="Calibri"/>
          <w:sz w:val="24"/>
        </w:rPr>
        <w:t>characteristics</w:t>
      </w:r>
      <w:r>
        <w:rPr>
          <w:rFonts w:ascii="Calibri" w:hAnsi="Calibri"/>
          <w:sz w:val="24"/>
        </w:rPr>
        <w:t xml:space="preserve">, constraints, and assumptions and dependencies.  Next it will cover the function </w:t>
      </w:r>
      <w:r w:rsidR="002427BC">
        <w:rPr>
          <w:rFonts w:ascii="Calibri" w:hAnsi="Calibri"/>
          <w:sz w:val="24"/>
        </w:rPr>
        <w:t>requirements</w:t>
      </w:r>
      <w:r>
        <w:rPr>
          <w:rFonts w:ascii="Calibri" w:hAnsi="Calibri"/>
          <w:sz w:val="24"/>
        </w:rPr>
        <w:t xml:space="preserve">. This section </w:t>
      </w:r>
      <w:r w:rsidR="002427BC">
        <w:rPr>
          <w:rFonts w:ascii="Calibri" w:hAnsi="Calibri"/>
          <w:sz w:val="24"/>
        </w:rPr>
        <w:t>will</w:t>
      </w:r>
      <w:r>
        <w:rPr>
          <w:rFonts w:ascii="Calibri" w:hAnsi="Calibri"/>
          <w:sz w:val="24"/>
        </w:rPr>
        <w:t xml:space="preserve"> describe</w:t>
      </w:r>
      <w:r w:rsidR="002427BC">
        <w:rPr>
          <w:rFonts w:ascii="Calibri" w:hAnsi="Calibri"/>
          <w:sz w:val="24"/>
        </w:rPr>
        <w:t xml:space="preserve"> in detail what</w:t>
      </w:r>
      <w:r>
        <w:rPr>
          <w:rFonts w:ascii="Calibri" w:hAnsi="Calibri"/>
          <w:sz w:val="24"/>
        </w:rPr>
        <w:t xml:space="preserve"> the system should do. It will include the use case diagrams, the use case </w:t>
      </w:r>
      <w:r w:rsidR="002427BC">
        <w:rPr>
          <w:rFonts w:ascii="Calibri" w:hAnsi="Calibri"/>
          <w:sz w:val="24"/>
        </w:rPr>
        <w:t>descriptions</w:t>
      </w:r>
      <w:r>
        <w:rPr>
          <w:rFonts w:ascii="Calibri" w:hAnsi="Calibri"/>
          <w:sz w:val="24"/>
        </w:rPr>
        <w:t xml:space="preserve">, the behavior </w:t>
      </w:r>
      <w:r w:rsidR="002427BC">
        <w:rPr>
          <w:rFonts w:ascii="Calibri" w:hAnsi="Calibri"/>
          <w:sz w:val="24"/>
        </w:rPr>
        <w:t>requirements</w:t>
      </w:r>
      <w:r>
        <w:rPr>
          <w:rFonts w:ascii="Calibri" w:hAnsi="Calibri"/>
          <w:sz w:val="24"/>
        </w:rPr>
        <w:t xml:space="preserve">, system models and the entities used. All of these things will be covered for each </w:t>
      </w:r>
      <w:r w:rsidR="002427BC">
        <w:rPr>
          <w:rFonts w:ascii="Calibri" w:hAnsi="Calibri"/>
          <w:sz w:val="24"/>
        </w:rPr>
        <w:t>module</w:t>
      </w:r>
      <w:r>
        <w:rPr>
          <w:rFonts w:ascii="Calibri" w:hAnsi="Calibri"/>
          <w:sz w:val="24"/>
        </w:rPr>
        <w:t xml:space="preserve">. </w:t>
      </w:r>
      <w:r w:rsidR="002427BC">
        <w:rPr>
          <w:rFonts w:ascii="Calibri" w:hAnsi="Calibri"/>
          <w:sz w:val="24"/>
        </w:rPr>
        <w:t>We then have the non-funct</w:t>
      </w:r>
      <w:r w:rsidR="002427BC">
        <w:t xml:space="preserve">ional </w:t>
      </w:r>
      <w:r w:rsidR="002427BC">
        <w:rPr>
          <w:rFonts w:ascii="Calibri" w:hAnsi="Calibri"/>
          <w:sz w:val="24"/>
        </w:rPr>
        <w:t xml:space="preserve">requirements which include the performance Requirements, dependability requirements, and other quality </w:t>
      </w:r>
      <w:proofErr w:type="spellStart"/>
      <w:r w:rsidR="002427BC">
        <w:rPr>
          <w:rFonts w:ascii="Calibri" w:hAnsi="Calibri"/>
          <w:sz w:val="24"/>
        </w:rPr>
        <w:t>a</w:t>
      </w:r>
      <w:r w:rsidR="002427BC" w:rsidRPr="002427BC">
        <w:rPr>
          <w:rFonts w:ascii="Calibri" w:hAnsi="Calibri"/>
          <w:sz w:val="24"/>
        </w:rPr>
        <w:t>ttributes</w:t>
      </w:r>
      <w:r w:rsidR="002427BC">
        <w:rPr>
          <w:rFonts w:ascii="Calibri" w:hAnsi="Calibri"/>
          <w:sz w:val="24"/>
        </w:rPr>
        <w:t>ional</w:t>
      </w:r>
      <w:proofErr w:type="spellEnd"/>
      <w:r w:rsidR="002427BC">
        <w:rPr>
          <w:rFonts w:ascii="Calibri" w:hAnsi="Calibri"/>
          <w:sz w:val="24"/>
        </w:rPr>
        <w:t xml:space="preserve"> requirements which will provide an overview of how the system should work.  The last two things are the appendices which will include additional l information if needed, and lastly the index on where key terms can be located on the SRS document. </w:t>
      </w:r>
    </w:p>
    <w:p w:rsidR="00552CC5" w:rsidRDefault="00552CC5" w:rsidP="0056218A">
      <w:pPr>
        <w:spacing w:line="256" w:lineRule="auto"/>
        <w:rPr>
          <w:rFonts w:ascii="Calibri" w:eastAsia="Calibri" w:hAnsi="Calibri"/>
          <w:b/>
          <w:sz w:val="36"/>
          <w:szCs w:val="36"/>
        </w:rPr>
      </w:pPr>
    </w:p>
    <w:p w:rsidR="00D04C94" w:rsidRDefault="00D04C94">
      <w:pPr>
        <w:spacing w:after="160" w:line="259" w:lineRule="auto"/>
        <w:rPr>
          <w:rFonts w:ascii="Calibri" w:eastAsia="Calibri" w:hAnsi="Calibri"/>
          <w:b/>
          <w:sz w:val="36"/>
          <w:szCs w:val="36"/>
        </w:rPr>
      </w:pPr>
      <w:r>
        <w:rPr>
          <w:rFonts w:ascii="Calibri" w:eastAsia="Calibri" w:hAnsi="Calibri"/>
          <w:b/>
          <w:sz w:val="36"/>
          <w:szCs w:val="36"/>
        </w:rPr>
        <w:br w:type="page"/>
      </w:r>
    </w:p>
    <w:p w:rsidR="00552CC5" w:rsidRDefault="00552CC5" w:rsidP="0056218A">
      <w:pPr>
        <w:spacing w:line="256" w:lineRule="auto"/>
        <w:rPr>
          <w:rFonts w:ascii="Calibri" w:eastAsia="Calibri" w:hAnsi="Calibri"/>
          <w:b/>
          <w:sz w:val="36"/>
          <w:szCs w:val="36"/>
        </w:rPr>
      </w:pPr>
    </w:p>
    <w:p w:rsidR="00552CC5" w:rsidRDefault="00552CC5" w:rsidP="0056218A">
      <w:pPr>
        <w:spacing w:line="256" w:lineRule="auto"/>
        <w:rPr>
          <w:rFonts w:ascii="Calibri" w:eastAsia="Calibri" w:hAnsi="Calibri"/>
          <w:b/>
          <w:sz w:val="36"/>
          <w:szCs w:val="36"/>
        </w:rPr>
      </w:pPr>
    </w:p>
    <w:p w:rsidR="00215866" w:rsidRPr="00E76BFD" w:rsidRDefault="00215866" w:rsidP="0056218A">
      <w:pPr>
        <w:spacing w:line="256" w:lineRule="auto"/>
        <w:rPr>
          <w:rFonts w:ascii="Calibri" w:eastAsia="Calibri" w:hAnsi="Calibri"/>
          <w:b/>
          <w:sz w:val="52"/>
          <w:szCs w:val="52"/>
        </w:rPr>
      </w:pPr>
      <w:r w:rsidRPr="00E76BFD">
        <w:rPr>
          <w:rFonts w:ascii="Calibri" w:eastAsia="Calibri" w:hAnsi="Calibri"/>
          <w:b/>
          <w:sz w:val="52"/>
          <w:szCs w:val="52"/>
        </w:rPr>
        <w:t>2.0 Overall Description</w:t>
      </w:r>
    </w:p>
    <w:p w:rsidR="00552CC5" w:rsidRPr="005519B6" w:rsidRDefault="00552CC5" w:rsidP="0056218A">
      <w:pPr>
        <w:spacing w:line="256" w:lineRule="auto"/>
        <w:rPr>
          <w:rFonts w:ascii="Calibri" w:eastAsia="Calibri" w:hAnsi="Calibri"/>
          <w:b/>
          <w:sz w:val="36"/>
          <w:szCs w:val="36"/>
        </w:rPr>
      </w:pPr>
    </w:p>
    <w:p w:rsidR="00215866" w:rsidRPr="005519B6" w:rsidRDefault="00215866" w:rsidP="0056218A">
      <w:pPr>
        <w:spacing w:line="256" w:lineRule="auto"/>
        <w:rPr>
          <w:rFonts w:ascii="Calibri" w:eastAsia="Calibri" w:hAnsi="Calibri"/>
          <w:sz w:val="22"/>
          <w:szCs w:val="22"/>
        </w:rPr>
      </w:pPr>
    </w:p>
    <w:p w:rsidR="00215866" w:rsidRPr="00D04C94" w:rsidRDefault="00215866" w:rsidP="0056218A">
      <w:pPr>
        <w:spacing w:line="256" w:lineRule="auto"/>
        <w:rPr>
          <w:rFonts w:ascii="Calibri" w:eastAsia="Calibri" w:hAnsi="Calibri"/>
          <w:b/>
          <w:i/>
          <w:sz w:val="28"/>
          <w:szCs w:val="28"/>
        </w:rPr>
      </w:pPr>
      <w:r w:rsidRPr="00D04C94">
        <w:rPr>
          <w:rFonts w:ascii="Calibri" w:eastAsia="Calibri" w:hAnsi="Calibri"/>
          <w:b/>
          <w:i/>
          <w:sz w:val="28"/>
          <w:szCs w:val="28"/>
        </w:rPr>
        <w:t>2.1 Project Perspective</w:t>
      </w:r>
    </w:p>
    <w:p w:rsidR="00215866" w:rsidRPr="005519B6" w:rsidRDefault="00215866" w:rsidP="0056218A">
      <w:pPr>
        <w:spacing w:line="256" w:lineRule="auto"/>
        <w:rPr>
          <w:rFonts w:ascii="Calibri" w:eastAsia="Calibri" w:hAnsi="Calibri"/>
          <w:sz w:val="22"/>
          <w:szCs w:val="22"/>
        </w:rPr>
      </w:pPr>
    </w:p>
    <w:p w:rsidR="00215866" w:rsidRDefault="00215866" w:rsidP="0056218A">
      <w:pPr>
        <w:spacing w:line="480" w:lineRule="auto"/>
        <w:ind w:firstLine="720"/>
        <w:rPr>
          <w:rFonts w:ascii="Calibri" w:eastAsia="Calibri" w:hAnsi="Calibri"/>
          <w:sz w:val="24"/>
          <w:szCs w:val="24"/>
        </w:rPr>
      </w:pPr>
      <w:r w:rsidRPr="005519B6">
        <w:rPr>
          <w:rFonts w:ascii="Calibri" w:eastAsia="Calibri" w:hAnsi="Calibri"/>
          <w:sz w:val="24"/>
          <w:szCs w:val="24"/>
        </w:rPr>
        <w:t xml:space="preserve">This project intends to make a fully functional </w:t>
      </w:r>
      <w:r>
        <w:rPr>
          <w:rFonts w:ascii="Calibri" w:eastAsia="Calibri" w:hAnsi="Calibri"/>
          <w:sz w:val="24"/>
          <w:szCs w:val="24"/>
        </w:rPr>
        <w:t>insurance program that has an</w:t>
      </w:r>
      <w:r w:rsidRPr="005519B6">
        <w:rPr>
          <w:rFonts w:ascii="Calibri" w:eastAsia="Calibri" w:hAnsi="Calibri"/>
          <w:sz w:val="24"/>
          <w:szCs w:val="24"/>
        </w:rPr>
        <w:t xml:space="preserve"> easy to use system for customers. </w:t>
      </w:r>
      <w:r>
        <w:rPr>
          <w:rFonts w:ascii="Calibri" w:eastAsia="Calibri" w:hAnsi="Calibri"/>
          <w:sz w:val="24"/>
          <w:szCs w:val="24"/>
        </w:rPr>
        <w:t xml:space="preserve">Using </w:t>
      </w:r>
      <w:r w:rsidRPr="005519B6">
        <w:rPr>
          <w:rFonts w:ascii="Calibri" w:eastAsia="Calibri" w:hAnsi="Calibri"/>
          <w:sz w:val="24"/>
          <w:szCs w:val="24"/>
        </w:rPr>
        <w:t>simple navigation</w:t>
      </w:r>
      <w:r>
        <w:rPr>
          <w:rFonts w:ascii="Calibri" w:eastAsia="Calibri" w:hAnsi="Calibri"/>
          <w:sz w:val="24"/>
          <w:szCs w:val="24"/>
        </w:rPr>
        <w:t xml:space="preserve"> customers will easily be able to locate links due to</w:t>
      </w:r>
      <w:r w:rsidRPr="005519B6">
        <w:rPr>
          <w:rFonts w:ascii="Calibri" w:eastAsia="Calibri" w:hAnsi="Calibri"/>
          <w:sz w:val="24"/>
          <w:szCs w:val="24"/>
        </w:rPr>
        <w:t xml:space="preserve"> descriptive information on the exact function of each page. The </w:t>
      </w:r>
      <w:r>
        <w:rPr>
          <w:rFonts w:ascii="Calibri" w:eastAsia="Calibri" w:hAnsi="Calibri"/>
          <w:sz w:val="24"/>
          <w:szCs w:val="24"/>
        </w:rPr>
        <w:t xml:space="preserve">business </w:t>
      </w:r>
      <w:r w:rsidRPr="005519B6">
        <w:rPr>
          <w:rFonts w:ascii="Calibri" w:eastAsia="Calibri" w:hAnsi="Calibri"/>
          <w:sz w:val="24"/>
          <w:szCs w:val="24"/>
        </w:rPr>
        <w:t>process</w:t>
      </w:r>
      <w:r>
        <w:rPr>
          <w:rFonts w:ascii="Calibri" w:eastAsia="Calibri" w:hAnsi="Calibri"/>
          <w:sz w:val="24"/>
          <w:szCs w:val="24"/>
        </w:rPr>
        <w:t>es should be quick and function to serve several clients.</w:t>
      </w:r>
    </w:p>
    <w:p w:rsidR="00552CC5" w:rsidRPr="005519B6" w:rsidRDefault="00552CC5" w:rsidP="0056218A">
      <w:pPr>
        <w:spacing w:line="480" w:lineRule="auto"/>
        <w:rPr>
          <w:rFonts w:ascii="Calibri" w:eastAsia="Calibri" w:hAnsi="Calibri"/>
          <w:sz w:val="24"/>
          <w:szCs w:val="24"/>
        </w:rPr>
      </w:pPr>
    </w:p>
    <w:p w:rsidR="00215866" w:rsidRPr="00D04C94" w:rsidRDefault="00215866" w:rsidP="0056218A">
      <w:pPr>
        <w:spacing w:line="256" w:lineRule="auto"/>
        <w:rPr>
          <w:rFonts w:ascii="Calibri" w:eastAsia="Calibri" w:hAnsi="Calibri"/>
          <w:b/>
          <w:i/>
          <w:sz w:val="28"/>
          <w:szCs w:val="28"/>
        </w:rPr>
      </w:pPr>
      <w:r w:rsidRPr="00D04C94">
        <w:rPr>
          <w:rFonts w:ascii="Calibri" w:eastAsia="Calibri" w:hAnsi="Calibri"/>
          <w:b/>
          <w:i/>
          <w:sz w:val="28"/>
          <w:szCs w:val="28"/>
        </w:rPr>
        <w:t>2.2 Project Functions</w:t>
      </w:r>
    </w:p>
    <w:p w:rsidR="00215866" w:rsidRPr="005519B6" w:rsidRDefault="00215866" w:rsidP="0056218A">
      <w:pPr>
        <w:spacing w:line="256" w:lineRule="auto"/>
        <w:rPr>
          <w:rFonts w:ascii="Calibri" w:eastAsia="Calibri" w:hAnsi="Calibri"/>
          <w:sz w:val="22"/>
          <w:szCs w:val="22"/>
        </w:rPr>
      </w:pPr>
    </w:p>
    <w:p w:rsidR="00215866" w:rsidRPr="005519B6" w:rsidRDefault="00215866" w:rsidP="0056218A">
      <w:pPr>
        <w:spacing w:line="480" w:lineRule="auto"/>
        <w:ind w:firstLine="720"/>
        <w:rPr>
          <w:rFonts w:ascii="Calibri" w:eastAsia="Calibri" w:hAnsi="Calibri"/>
          <w:sz w:val="22"/>
          <w:szCs w:val="22"/>
        </w:rPr>
      </w:pPr>
      <w:r w:rsidRPr="005519B6">
        <w:rPr>
          <w:rFonts w:ascii="Calibri" w:eastAsia="Calibri" w:hAnsi="Calibri"/>
          <w:sz w:val="22"/>
          <w:szCs w:val="22"/>
        </w:rPr>
        <w:t>Within this project the users will have several functions to create and manage their account. They will be able to select preferences to help them choose a plan that best suits them. Then they will be able to choose a plan, as well as a payment options for that plan.  They can then manage the policy and make changes as need, as long they fit the stated deadlines.</w:t>
      </w:r>
    </w:p>
    <w:p w:rsidR="00215866" w:rsidRPr="005519B6" w:rsidRDefault="00215866" w:rsidP="0056218A">
      <w:pPr>
        <w:spacing w:line="256" w:lineRule="auto"/>
        <w:rPr>
          <w:rFonts w:ascii="Calibri" w:eastAsia="Calibri" w:hAnsi="Calibri"/>
          <w:sz w:val="22"/>
          <w:szCs w:val="22"/>
        </w:rPr>
      </w:pPr>
    </w:p>
    <w:p w:rsidR="00215866" w:rsidRDefault="00215866" w:rsidP="0056218A">
      <w:pPr>
        <w:spacing w:line="480" w:lineRule="auto"/>
        <w:ind w:firstLine="720"/>
        <w:rPr>
          <w:rFonts w:ascii="Calibri" w:eastAsia="Calibri" w:hAnsi="Calibri"/>
          <w:sz w:val="22"/>
          <w:szCs w:val="22"/>
        </w:rPr>
      </w:pPr>
      <w:r w:rsidRPr="005519B6">
        <w:rPr>
          <w:rFonts w:ascii="Calibri" w:eastAsia="Calibri" w:hAnsi="Calibri"/>
          <w:sz w:val="22"/>
          <w:szCs w:val="22"/>
        </w:rPr>
        <w:t>The custo</w:t>
      </w:r>
      <w:r>
        <w:rPr>
          <w:rFonts w:ascii="Calibri" w:eastAsia="Calibri" w:hAnsi="Calibri"/>
          <w:sz w:val="22"/>
          <w:szCs w:val="22"/>
        </w:rPr>
        <w:t>mer will also be able to submit</w:t>
      </w:r>
      <w:r w:rsidRPr="005519B6">
        <w:rPr>
          <w:rFonts w:ascii="Calibri" w:eastAsia="Calibri" w:hAnsi="Calibri"/>
          <w:sz w:val="22"/>
          <w:szCs w:val="22"/>
        </w:rPr>
        <w:t xml:space="preserve"> payments.</w:t>
      </w:r>
      <w:r>
        <w:rPr>
          <w:rFonts w:ascii="Calibri" w:eastAsia="Calibri" w:hAnsi="Calibri"/>
          <w:sz w:val="22"/>
          <w:szCs w:val="22"/>
        </w:rPr>
        <w:t xml:space="preserve"> They will be able to set a payment plan. Then can view information on their policy, invoices and their balance.</w:t>
      </w:r>
      <w:r w:rsidRPr="005519B6">
        <w:rPr>
          <w:rFonts w:ascii="Calibri" w:eastAsia="Calibri" w:hAnsi="Calibri"/>
          <w:sz w:val="22"/>
          <w:szCs w:val="22"/>
        </w:rPr>
        <w:t xml:space="preserve"> </w:t>
      </w:r>
      <w:r>
        <w:rPr>
          <w:rFonts w:ascii="Calibri" w:eastAsia="Calibri" w:hAnsi="Calibri"/>
          <w:sz w:val="22"/>
          <w:szCs w:val="22"/>
        </w:rPr>
        <w:t xml:space="preserve">Admin will be able to update the data on invoices. </w:t>
      </w:r>
      <w:r w:rsidRPr="005519B6">
        <w:rPr>
          <w:rFonts w:ascii="Calibri" w:eastAsia="Calibri" w:hAnsi="Calibri"/>
          <w:sz w:val="22"/>
          <w:szCs w:val="22"/>
        </w:rPr>
        <w:t>They will also be able to view the charges of each payment, to verify the amount asked</w:t>
      </w:r>
      <w:r>
        <w:rPr>
          <w:rFonts w:ascii="Calibri" w:eastAsia="Calibri" w:hAnsi="Calibri"/>
          <w:sz w:val="22"/>
          <w:szCs w:val="22"/>
        </w:rPr>
        <w:t xml:space="preserve"> in the payment history</w:t>
      </w:r>
      <w:r w:rsidRPr="005519B6">
        <w:rPr>
          <w:rFonts w:ascii="Calibri" w:eastAsia="Calibri" w:hAnsi="Calibri"/>
          <w:sz w:val="22"/>
          <w:szCs w:val="22"/>
        </w:rPr>
        <w:t>.  They will also be able</w:t>
      </w:r>
      <w:r w:rsidR="00552CC5">
        <w:rPr>
          <w:rFonts w:ascii="Calibri" w:eastAsia="Calibri" w:hAnsi="Calibri"/>
          <w:sz w:val="22"/>
          <w:szCs w:val="22"/>
        </w:rPr>
        <w:t xml:space="preserve"> to view when a payment is due.</w:t>
      </w:r>
    </w:p>
    <w:p w:rsidR="00552CC5" w:rsidRDefault="00552CC5" w:rsidP="0056218A">
      <w:pPr>
        <w:spacing w:line="480" w:lineRule="auto"/>
        <w:rPr>
          <w:rFonts w:ascii="Calibri" w:eastAsia="Calibri" w:hAnsi="Calibri"/>
          <w:sz w:val="22"/>
          <w:szCs w:val="22"/>
        </w:rPr>
      </w:pPr>
    </w:p>
    <w:p w:rsidR="00552CC5" w:rsidRPr="00D04C94" w:rsidRDefault="00215866" w:rsidP="00D04C94">
      <w:pPr>
        <w:spacing w:line="480" w:lineRule="auto"/>
        <w:ind w:firstLine="720"/>
        <w:rPr>
          <w:rFonts w:ascii="Calibri" w:eastAsia="Calibri" w:hAnsi="Calibri"/>
          <w:sz w:val="22"/>
          <w:szCs w:val="22"/>
        </w:rPr>
      </w:pPr>
      <w:r w:rsidRPr="005519B6">
        <w:rPr>
          <w:rFonts w:ascii="Calibri" w:eastAsia="Calibri" w:hAnsi="Calibri"/>
          <w:sz w:val="22"/>
          <w:szCs w:val="22"/>
        </w:rPr>
        <w:lastRenderedPageBreak/>
        <w:t xml:space="preserve">The customer will be able to contact the customer service by email, a phone number, or by posting a question on the support forum. There will also be a list directory of several employees and departments so that the customer can easily contact their plan representative. </w:t>
      </w:r>
    </w:p>
    <w:p w:rsidR="00215866" w:rsidRPr="00D04C94" w:rsidRDefault="00215866" w:rsidP="0056218A">
      <w:pPr>
        <w:spacing w:line="256" w:lineRule="auto"/>
        <w:rPr>
          <w:rFonts w:ascii="Calibri" w:eastAsia="Calibri" w:hAnsi="Calibri"/>
          <w:b/>
          <w:i/>
          <w:sz w:val="28"/>
          <w:szCs w:val="28"/>
        </w:rPr>
      </w:pPr>
      <w:r w:rsidRPr="00D04C94">
        <w:rPr>
          <w:rFonts w:ascii="Calibri" w:eastAsia="Calibri" w:hAnsi="Calibri"/>
          <w:b/>
          <w:i/>
          <w:sz w:val="28"/>
          <w:szCs w:val="28"/>
        </w:rPr>
        <w:t xml:space="preserve">2.3 User Characteristics </w:t>
      </w:r>
    </w:p>
    <w:p w:rsidR="00215866" w:rsidRPr="005519B6" w:rsidRDefault="00215866" w:rsidP="0056218A">
      <w:pPr>
        <w:spacing w:line="256" w:lineRule="auto"/>
        <w:rPr>
          <w:rFonts w:ascii="Calibri" w:eastAsia="Calibri" w:hAnsi="Calibri"/>
          <w:sz w:val="22"/>
          <w:szCs w:val="22"/>
        </w:rPr>
      </w:pPr>
    </w:p>
    <w:p w:rsidR="00552CC5" w:rsidRPr="00552CC5" w:rsidRDefault="00215866" w:rsidP="0056218A">
      <w:pPr>
        <w:spacing w:line="480" w:lineRule="auto"/>
        <w:ind w:firstLine="720"/>
        <w:rPr>
          <w:rFonts w:ascii="Calibri" w:eastAsia="Calibri" w:hAnsi="Calibri"/>
          <w:sz w:val="24"/>
          <w:szCs w:val="24"/>
        </w:rPr>
      </w:pPr>
      <w:r w:rsidRPr="005519B6">
        <w:rPr>
          <w:rFonts w:ascii="Calibri" w:eastAsia="Calibri" w:hAnsi="Calibri"/>
          <w:sz w:val="24"/>
          <w:szCs w:val="24"/>
        </w:rPr>
        <w:t>The customer will need to be able to speak English as the site will be written in that language. The customers will need to a</w:t>
      </w:r>
      <w:r>
        <w:rPr>
          <w:rFonts w:ascii="Calibri" w:eastAsia="Calibri" w:hAnsi="Calibri"/>
          <w:sz w:val="24"/>
          <w:szCs w:val="24"/>
        </w:rPr>
        <w:t xml:space="preserve">ble to keep track of their invoice </w:t>
      </w:r>
      <w:r w:rsidRPr="005519B6">
        <w:rPr>
          <w:rFonts w:ascii="Calibri" w:eastAsia="Calibri" w:hAnsi="Calibri"/>
          <w:sz w:val="24"/>
          <w:szCs w:val="24"/>
        </w:rPr>
        <w:t>numbers, so that when they need support their account will easily be able to find.  They also will need to be responsible and make payments on time or their service will be charged extra. Continued failure to make payments on time will result in termination of the services and legal action will be carried out.</w:t>
      </w:r>
      <w:r w:rsidR="00552CC5">
        <w:rPr>
          <w:rFonts w:ascii="Calibri" w:eastAsia="Calibri" w:hAnsi="Calibri"/>
          <w:sz w:val="24"/>
          <w:szCs w:val="24"/>
        </w:rPr>
        <w:t xml:space="preserve">  </w:t>
      </w:r>
    </w:p>
    <w:p w:rsidR="00215866" w:rsidRPr="00D04C94" w:rsidRDefault="00215866" w:rsidP="0056218A">
      <w:pPr>
        <w:spacing w:line="256" w:lineRule="auto"/>
        <w:rPr>
          <w:rFonts w:ascii="Calibri" w:eastAsia="Calibri" w:hAnsi="Calibri"/>
          <w:b/>
          <w:i/>
          <w:sz w:val="28"/>
          <w:szCs w:val="28"/>
        </w:rPr>
      </w:pPr>
      <w:r w:rsidRPr="00D04C94">
        <w:rPr>
          <w:rFonts w:ascii="Calibri" w:eastAsia="Calibri" w:hAnsi="Calibri"/>
          <w:b/>
          <w:i/>
          <w:sz w:val="28"/>
          <w:szCs w:val="28"/>
        </w:rPr>
        <w:t xml:space="preserve">2.4 Constraints </w:t>
      </w:r>
    </w:p>
    <w:p w:rsidR="00215866" w:rsidRPr="005519B6" w:rsidRDefault="00215866" w:rsidP="0056218A">
      <w:pPr>
        <w:spacing w:line="256" w:lineRule="auto"/>
        <w:rPr>
          <w:rFonts w:ascii="Calibri" w:eastAsia="Calibri" w:hAnsi="Calibri"/>
          <w:sz w:val="22"/>
          <w:szCs w:val="22"/>
        </w:rPr>
      </w:pPr>
    </w:p>
    <w:p w:rsidR="00215866" w:rsidRPr="005519B6" w:rsidRDefault="00215866" w:rsidP="0056218A">
      <w:pPr>
        <w:spacing w:line="480" w:lineRule="auto"/>
        <w:ind w:firstLine="720"/>
        <w:rPr>
          <w:rFonts w:ascii="Calibri" w:eastAsia="Calibri" w:hAnsi="Calibri"/>
          <w:sz w:val="24"/>
          <w:szCs w:val="24"/>
        </w:rPr>
      </w:pPr>
      <w:r w:rsidRPr="005519B6">
        <w:rPr>
          <w:rFonts w:ascii="Calibri" w:eastAsia="Calibri" w:hAnsi="Calibri"/>
          <w:sz w:val="24"/>
          <w:szCs w:val="24"/>
        </w:rPr>
        <w:t>The project’s success will be factored by the time manage</w:t>
      </w:r>
      <w:r>
        <w:rPr>
          <w:rFonts w:ascii="Calibri" w:eastAsia="Calibri" w:hAnsi="Calibri"/>
          <w:sz w:val="24"/>
          <w:szCs w:val="24"/>
        </w:rPr>
        <w:t>ment</w:t>
      </w:r>
      <w:r w:rsidRPr="005519B6">
        <w:rPr>
          <w:rFonts w:ascii="Calibri" w:eastAsia="Calibri" w:hAnsi="Calibri"/>
          <w:sz w:val="24"/>
          <w:szCs w:val="24"/>
        </w:rPr>
        <w:t xml:space="preserve"> of the team, as far as making deadline. The level of knowledge of PHP could cause struggle in completing certain tasks.  Team Communication is also very important and if not done correctly can halt the projects movement. </w:t>
      </w:r>
      <w:r>
        <w:rPr>
          <w:rFonts w:ascii="Calibri" w:eastAsia="Calibri" w:hAnsi="Calibri"/>
          <w:sz w:val="24"/>
          <w:szCs w:val="24"/>
        </w:rPr>
        <w:t xml:space="preserve"> Failure to complete a part on time could halt other functions of the project.</w:t>
      </w:r>
    </w:p>
    <w:p w:rsidR="00215866" w:rsidRPr="005519B6" w:rsidRDefault="00215866" w:rsidP="0056218A">
      <w:pPr>
        <w:spacing w:line="256" w:lineRule="auto"/>
        <w:rPr>
          <w:rFonts w:ascii="Calibri" w:eastAsia="Calibri" w:hAnsi="Calibri"/>
          <w:sz w:val="22"/>
          <w:szCs w:val="22"/>
        </w:rPr>
      </w:pPr>
    </w:p>
    <w:p w:rsidR="00215866" w:rsidRPr="00D04C94" w:rsidRDefault="00215866" w:rsidP="0056218A">
      <w:pPr>
        <w:spacing w:line="256" w:lineRule="auto"/>
        <w:rPr>
          <w:rFonts w:ascii="Calibri" w:eastAsia="Calibri" w:hAnsi="Calibri"/>
          <w:b/>
          <w:i/>
          <w:sz w:val="28"/>
          <w:szCs w:val="28"/>
        </w:rPr>
      </w:pPr>
      <w:r w:rsidRPr="00D04C94">
        <w:rPr>
          <w:rFonts w:ascii="Calibri" w:eastAsia="Calibri" w:hAnsi="Calibri"/>
          <w:b/>
          <w:i/>
          <w:sz w:val="28"/>
          <w:szCs w:val="28"/>
        </w:rPr>
        <w:t>2.</w:t>
      </w:r>
      <w:r w:rsidR="0056218A" w:rsidRPr="00D04C94">
        <w:rPr>
          <w:rFonts w:ascii="Calibri" w:eastAsia="Calibri" w:hAnsi="Calibri"/>
          <w:b/>
          <w:i/>
          <w:sz w:val="28"/>
          <w:szCs w:val="28"/>
        </w:rPr>
        <w:t xml:space="preserve">5 Assumptions and Dependencies </w:t>
      </w:r>
    </w:p>
    <w:p w:rsidR="0056218A" w:rsidRPr="0056218A" w:rsidRDefault="0056218A" w:rsidP="0056218A">
      <w:pPr>
        <w:spacing w:line="256" w:lineRule="auto"/>
        <w:rPr>
          <w:rFonts w:ascii="Calibri" w:eastAsia="Calibri" w:hAnsi="Calibri"/>
          <w:b/>
          <w:sz w:val="28"/>
          <w:szCs w:val="28"/>
        </w:rPr>
      </w:pPr>
    </w:p>
    <w:p w:rsidR="00D04C94" w:rsidRDefault="00215866" w:rsidP="00D04C94">
      <w:pPr>
        <w:spacing w:line="480" w:lineRule="auto"/>
        <w:ind w:firstLine="720"/>
        <w:rPr>
          <w:rFonts w:ascii="Calibri" w:eastAsia="Calibri" w:hAnsi="Calibri"/>
          <w:sz w:val="24"/>
          <w:szCs w:val="24"/>
        </w:rPr>
      </w:pPr>
      <w:r w:rsidRPr="005519B6">
        <w:rPr>
          <w:rFonts w:ascii="Calibri" w:eastAsia="Calibri" w:hAnsi="Calibri"/>
          <w:sz w:val="24"/>
          <w:szCs w:val="24"/>
        </w:rPr>
        <w:t>This project depends on the ability for customer to be able to make payments through the system. It depends on maintenance to address customer concerns.  This project assumes</w:t>
      </w:r>
      <w:r w:rsidR="0056218A">
        <w:rPr>
          <w:rFonts w:ascii="Calibri" w:eastAsia="Calibri" w:hAnsi="Calibri"/>
          <w:sz w:val="24"/>
          <w:szCs w:val="24"/>
        </w:rPr>
        <w:t xml:space="preserve"> </w:t>
      </w:r>
      <w:r w:rsidRPr="005519B6">
        <w:rPr>
          <w:rFonts w:ascii="Calibri" w:eastAsia="Calibri" w:hAnsi="Calibri"/>
          <w:sz w:val="24"/>
          <w:szCs w:val="24"/>
        </w:rPr>
        <w:t>that all the pieces will properly connect and pass</w:t>
      </w:r>
      <w:r>
        <w:rPr>
          <w:rFonts w:ascii="Calibri" w:eastAsia="Calibri" w:hAnsi="Calibri"/>
          <w:sz w:val="24"/>
          <w:szCs w:val="24"/>
        </w:rPr>
        <w:t xml:space="preserve"> the data correctly between the user and the server</w:t>
      </w:r>
      <w:r w:rsidRPr="005519B6">
        <w:rPr>
          <w:rFonts w:ascii="Calibri" w:eastAsia="Calibri" w:hAnsi="Calibri"/>
          <w:sz w:val="24"/>
          <w:szCs w:val="24"/>
        </w:rPr>
        <w:t xml:space="preserve">. </w:t>
      </w:r>
      <w:bookmarkStart w:id="16" w:name="_Toc77487668"/>
      <w:bookmarkStart w:id="17" w:name="_Toc61315241"/>
      <w:bookmarkStart w:id="18" w:name="_Toc44676320"/>
    </w:p>
    <w:p w:rsidR="00844A2A" w:rsidRPr="00D04C94" w:rsidRDefault="00844A2A" w:rsidP="00D04C94">
      <w:pPr>
        <w:spacing w:line="480" w:lineRule="auto"/>
        <w:rPr>
          <w:rFonts w:ascii="Calibri" w:eastAsia="Calibri" w:hAnsi="Calibri"/>
          <w:sz w:val="24"/>
          <w:szCs w:val="24"/>
        </w:rPr>
      </w:pPr>
      <w:r w:rsidRPr="00E76BFD">
        <w:rPr>
          <w:rFonts w:ascii="Calibri" w:hAnsi="Calibri"/>
          <w:b/>
          <w:sz w:val="52"/>
          <w:szCs w:val="52"/>
        </w:rPr>
        <w:lastRenderedPageBreak/>
        <w:t>3.0.</w:t>
      </w:r>
      <w:r w:rsidRPr="00E76BFD">
        <w:rPr>
          <w:rFonts w:ascii="Calibri" w:hAnsi="Calibri"/>
          <w:b/>
          <w:sz w:val="52"/>
          <w:szCs w:val="52"/>
        </w:rPr>
        <w:tab/>
      </w:r>
      <w:r w:rsidR="006A2839" w:rsidRPr="00E76BFD">
        <w:rPr>
          <w:rFonts w:ascii="Calibri" w:hAnsi="Calibri"/>
          <w:b/>
          <w:sz w:val="52"/>
          <w:szCs w:val="52"/>
        </w:rPr>
        <w:t xml:space="preserve"> Functional Requirements</w:t>
      </w:r>
    </w:p>
    <w:p w:rsidR="00844A2A" w:rsidRPr="00D04C94" w:rsidRDefault="00844A2A" w:rsidP="0056218A">
      <w:pPr>
        <w:rPr>
          <w:i/>
          <w:sz w:val="24"/>
          <w:szCs w:val="24"/>
        </w:rPr>
      </w:pPr>
    </w:p>
    <w:p w:rsidR="00844A2A" w:rsidRPr="00D04C94" w:rsidRDefault="006A2839" w:rsidP="0056218A">
      <w:pPr>
        <w:rPr>
          <w:rFonts w:ascii="Calibri" w:hAnsi="Calibri"/>
          <w:b/>
          <w:i/>
          <w:sz w:val="28"/>
          <w:szCs w:val="28"/>
        </w:rPr>
      </w:pPr>
      <w:r w:rsidRPr="00D04C94">
        <w:rPr>
          <w:rFonts w:ascii="Calibri" w:hAnsi="Calibri"/>
          <w:b/>
          <w:i/>
          <w:sz w:val="28"/>
          <w:szCs w:val="28"/>
        </w:rPr>
        <w:t>3.1</w:t>
      </w:r>
      <w:r w:rsidR="00844A2A" w:rsidRPr="00D04C94">
        <w:rPr>
          <w:rFonts w:ascii="Calibri" w:hAnsi="Calibri"/>
          <w:b/>
          <w:i/>
          <w:sz w:val="28"/>
          <w:szCs w:val="28"/>
        </w:rPr>
        <w:tab/>
        <w:t xml:space="preserve"> Use Case Diagrams</w:t>
      </w:r>
    </w:p>
    <w:p w:rsidR="00CC1A9C" w:rsidRDefault="00CC1A9C" w:rsidP="0056218A">
      <w:pPr>
        <w:rPr>
          <w:sz w:val="24"/>
          <w:szCs w:val="24"/>
        </w:rPr>
      </w:pPr>
    </w:p>
    <w:p w:rsidR="00D04C94" w:rsidRDefault="00D04C94" w:rsidP="0056218A">
      <w:pPr>
        <w:rPr>
          <w:sz w:val="24"/>
          <w:szCs w:val="24"/>
          <w:u w:val="single"/>
        </w:rPr>
      </w:pPr>
    </w:p>
    <w:p w:rsidR="00805C60" w:rsidRPr="00D04C94" w:rsidRDefault="00805C60" w:rsidP="0056218A">
      <w:pPr>
        <w:rPr>
          <w:b/>
          <w:sz w:val="26"/>
          <w:szCs w:val="26"/>
          <w:u w:val="single"/>
        </w:rPr>
      </w:pPr>
      <w:r w:rsidRPr="00D04C94">
        <w:rPr>
          <w:b/>
          <w:sz w:val="26"/>
          <w:szCs w:val="26"/>
          <w:u w:val="single"/>
        </w:rPr>
        <w:t>Research/Buy Policies and Manage my Policies Modules</w:t>
      </w:r>
    </w:p>
    <w:p w:rsidR="00805C60" w:rsidRDefault="00805C60" w:rsidP="0056218A">
      <w:pPr>
        <w:rPr>
          <w:sz w:val="24"/>
          <w:szCs w:val="24"/>
        </w:rPr>
      </w:pPr>
    </w:p>
    <w:p w:rsidR="00D04C94" w:rsidRDefault="00D04C94" w:rsidP="0056218A">
      <w:pPr>
        <w:rPr>
          <w:sz w:val="24"/>
          <w:szCs w:val="24"/>
          <w:u w:val="single"/>
        </w:rPr>
      </w:pPr>
    </w:p>
    <w:p w:rsidR="00805C60" w:rsidRPr="00D04C94" w:rsidRDefault="00805C60" w:rsidP="0056218A">
      <w:pPr>
        <w:rPr>
          <w:i/>
          <w:sz w:val="24"/>
          <w:szCs w:val="24"/>
          <w:u w:val="single"/>
        </w:rPr>
      </w:pPr>
      <w:r w:rsidRPr="00D04C94">
        <w:rPr>
          <w:i/>
          <w:sz w:val="24"/>
          <w:szCs w:val="24"/>
          <w:u w:val="single"/>
        </w:rPr>
        <w:t>Research/Buy Policies Module</w:t>
      </w:r>
    </w:p>
    <w:p w:rsidR="00805C60" w:rsidRDefault="00805C60" w:rsidP="0056218A">
      <w:pPr>
        <w:rPr>
          <w:sz w:val="24"/>
          <w:szCs w:val="24"/>
        </w:rPr>
      </w:pPr>
    </w:p>
    <w:p w:rsidR="00275957" w:rsidRDefault="00275957" w:rsidP="0056218A">
      <w:pPr>
        <w:rPr>
          <w:sz w:val="24"/>
          <w:szCs w:val="24"/>
        </w:rPr>
      </w:pPr>
    </w:p>
    <w:p w:rsidR="00275957" w:rsidRDefault="00275957" w:rsidP="0056218A">
      <w:pPr>
        <w:rPr>
          <w:sz w:val="24"/>
          <w:szCs w:val="24"/>
          <w:u w:val="single"/>
        </w:rPr>
      </w:pPr>
    </w:p>
    <w:p w:rsidR="00805C60" w:rsidRDefault="000D6B93" w:rsidP="000D6B93">
      <w:pPr>
        <w:jc w:val="center"/>
        <w:rPr>
          <w:sz w:val="24"/>
          <w:szCs w:val="24"/>
          <w:u w:val="single"/>
        </w:rPr>
      </w:pPr>
      <w:r>
        <w:rPr>
          <w:rFonts w:asciiTheme="minorHAnsi" w:eastAsiaTheme="minorHAnsi" w:hAnsiTheme="minorHAnsi" w:cstheme="minorBidi"/>
          <w:sz w:val="22"/>
          <w:szCs w:val="22"/>
        </w:rPr>
        <w:object w:dxaOrig="9345" w:dyaOrig="6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75pt;height:339.75pt" o:ole="">
            <v:imagedata r:id="rId36" o:title=""/>
          </v:shape>
          <o:OLEObject Type="Embed" ProgID="Visio.Drawing.15" ShapeID="_x0000_i1025" DrawAspect="Content" ObjectID="_1485803137" r:id="rId37"/>
        </w:object>
      </w:r>
    </w:p>
    <w:p w:rsidR="00805C60" w:rsidRDefault="00805C60" w:rsidP="0056218A">
      <w:pPr>
        <w:rPr>
          <w:sz w:val="24"/>
          <w:szCs w:val="24"/>
          <w:u w:val="single"/>
        </w:rPr>
      </w:pPr>
    </w:p>
    <w:p w:rsidR="00D04C94" w:rsidRDefault="00D04C94" w:rsidP="0056218A">
      <w:pPr>
        <w:rPr>
          <w:sz w:val="24"/>
          <w:szCs w:val="24"/>
          <w:u w:val="single"/>
        </w:rPr>
      </w:pPr>
    </w:p>
    <w:p w:rsidR="00D04C94" w:rsidRDefault="00D04C94" w:rsidP="0056218A">
      <w:pPr>
        <w:rPr>
          <w:sz w:val="24"/>
          <w:szCs w:val="24"/>
          <w:u w:val="single"/>
        </w:rPr>
      </w:pPr>
    </w:p>
    <w:p w:rsidR="00D04C94" w:rsidRDefault="00D04C94" w:rsidP="0056218A">
      <w:pPr>
        <w:rPr>
          <w:sz w:val="24"/>
          <w:szCs w:val="24"/>
          <w:u w:val="single"/>
        </w:rPr>
      </w:pPr>
    </w:p>
    <w:p w:rsidR="00D04C94" w:rsidRDefault="00D04C94" w:rsidP="0056218A">
      <w:pPr>
        <w:rPr>
          <w:sz w:val="24"/>
          <w:szCs w:val="24"/>
          <w:u w:val="single"/>
        </w:rPr>
      </w:pPr>
    </w:p>
    <w:p w:rsidR="00D04C94" w:rsidRDefault="00D04C94" w:rsidP="0056218A">
      <w:pPr>
        <w:rPr>
          <w:sz w:val="24"/>
          <w:szCs w:val="24"/>
          <w:u w:val="single"/>
        </w:rPr>
      </w:pPr>
    </w:p>
    <w:p w:rsidR="00805C60" w:rsidRPr="000D6B93" w:rsidRDefault="00805C60" w:rsidP="0056218A">
      <w:pPr>
        <w:rPr>
          <w:i/>
          <w:sz w:val="24"/>
          <w:szCs w:val="24"/>
          <w:u w:val="single"/>
        </w:rPr>
      </w:pPr>
      <w:r w:rsidRPr="000D6B93">
        <w:rPr>
          <w:i/>
          <w:sz w:val="24"/>
          <w:szCs w:val="24"/>
          <w:u w:val="single"/>
        </w:rPr>
        <w:t>Manage my policies Module</w:t>
      </w:r>
    </w:p>
    <w:p w:rsidR="00805C60" w:rsidRDefault="00805C60" w:rsidP="0056218A">
      <w:pPr>
        <w:rPr>
          <w:sz w:val="24"/>
          <w:szCs w:val="24"/>
          <w:u w:val="single"/>
        </w:rPr>
      </w:pPr>
    </w:p>
    <w:p w:rsidR="00805C60" w:rsidRDefault="00805C60" w:rsidP="0056218A">
      <w:pPr>
        <w:rPr>
          <w:sz w:val="24"/>
          <w:szCs w:val="24"/>
          <w:u w:val="single"/>
        </w:rPr>
      </w:pPr>
    </w:p>
    <w:p w:rsidR="00805C60" w:rsidRDefault="000D6B93" w:rsidP="0056218A">
      <w:pPr>
        <w:rPr>
          <w:sz w:val="24"/>
          <w:szCs w:val="24"/>
          <w:u w:val="single"/>
        </w:rPr>
      </w:pPr>
      <w:r>
        <w:rPr>
          <w:rFonts w:asciiTheme="minorHAnsi" w:eastAsiaTheme="minorHAnsi" w:hAnsiTheme="minorHAnsi" w:cstheme="minorBidi"/>
          <w:sz w:val="22"/>
          <w:szCs w:val="22"/>
        </w:rPr>
        <w:object w:dxaOrig="9360" w:dyaOrig="7200">
          <v:shape id="_x0000_i1026" type="#_x0000_t75" style="width:523.5pt;height:402pt" o:ole="">
            <v:imagedata r:id="rId38" o:title=""/>
          </v:shape>
          <o:OLEObject Type="Embed" ProgID="Visio.Drawing.15" ShapeID="_x0000_i1026" DrawAspect="Content" ObjectID="_1485803138" r:id="rId39"/>
        </w:object>
      </w:r>
    </w:p>
    <w:p w:rsidR="00805C60" w:rsidRDefault="00805C60" w:rsidP="0056218A">
      <w:pPr>
        <w:rPr>
          <w:sz w:val="24"/>
          <w:szCs w:val="24"/>
          <w:u w:val="single"/>
        </w:rPr>
      </w:pPr>
    </w:p>
    <w:p w:rsidR="00805C60" w:rsidRDefault="00805C60" w:rsidP="0056218A">
      <w:pPr>
        <w:rPr>
          <w:sz w:val="24"/>
          <w:szCs w:val="24"/>
          <w:u w:val="single"/>
        </w:rPr>
      </w:pPr>
    </w:p>
    <w:p w:rsidR="00805C60" w:rsidRDefault="00805C60" w:rsidP="0056218A">
      <w:pPr>
        <w:rPr>
          <w:sz w:val="24"/>
          <w:szCs w:val="24"/>
          <w:u w:val="single"/>
        </w:rPr>
      </w:pPr>
    </w:p>
    <w:p w:rsidR="00805C60" w:rsidRDefault="00805C60" w:rsidP="0056218A">
      <w:pPr>
        <w:rPr>
          <w:sz w:val="24"/>
          <w:szCs w:val="24"/>
          <w:u w:val="single"/>
        </w:rPr>
      </w:pPr>
    </w:p>
    <w:p w:rsidR="00805C60" w:rsidRDefault="00805C60" w:rsidP="0056218A">
      <w:pPr>
        <w:rPr>
          <w:sz w:val="24"/>
          <w:szCs w:val="24"/>
          <w:u w:val="single"/>
        </w:rPr>
      </w:pPr>
    </w:p>
    <w:p w:rsidR="00805C60" w:rsidRDefault="00805C60" w:rsidP="0056218A">
      <w:pPr>
        <w:rPr>
          <w:sz w:val="24"/>
          <w:szCs w:val="24"/>
          <w:u w:val="single"/>
        </w:rPr>
      </w:pPr>
    </w:p>
    <w:p w:rsidR="00805C60" w:rsidRDefault="00805C60" w:rsidP="0056218A">
      <w:pPr>
        <w:rPr>
          <w:sz w:val="24"/>
          <w:szCs w:val="24"/>
          <w:u w:val="single"/>
        </w:rPr>
      </w:pPr>
    </w:p>
    <w:p w:rsidR="00805C60" w:rsidRDefault="00805C60" w:rsidP="0056218A">
      <w:pPr>
        <w:rPr>
          <w:sz w:val="24"/>
          <w:szCs w:val="24"/>
          <w:u w:val="single"/>
        </w:rPr>
      </w:pPr>
    </w:p>
    <w:p w:rsidR="00805C60" w:rsidRDefault="00805C60" w:rsidP="0056218A">
      <w:pPr>
        <w:rPr>
          <w:sz w:val="24"/>
          <w:szCs w:val="24"/>
          <w:u w:val="single"/>
        </w:rPr>
      </w:pPr>
    </w:p>
    <w:p w:rsidR="00805C60" w:rsidRDefault="00805C60" w:rsidP="0056218A">
      <w:pPr>
        <w:rPr>
          <w:sz w:val="24"/>
          <w:szCs w:val="24"/>
          <w:u w:val="single"/>
        </w:rPr>
      </w:pPr>
    </w:p>
    <w:p w:rsidR="00805C60" w:rsidRDefault="00805C60" w:rsidP="0056218A">
      <w:pPr>
        <w:rPr>
          <w:sz w:val="24"/>
          <w:szCs w:val="24"/>
          <w:u w:val="single"/>
        </w:rPr>
      </w:pPr>
    </w:p>
    <w:p w:rsidR="00805C60" w:rsidRDefault="00805C60" w:rsidP="0056218A">
      <w:pPr>
        <w:rPr>
          <w:sz w:val="24"/>
          <w:szCs w:val="24"/>
          <w:u w:val="single"/>
        </w:rPr>
      </w:pPr>
    </w:p>
    <w:p w:rsidR="00805C60" w:rsidRDefault="00805C60" w:rsidP="0056218A">
      <w:pPr>
        <w:rPr>
          <w:sz w:val="24"/>
          <w:szCs w:val="24"/>
          <w:u w:val="single"/>
        </w:rPr>
      </w:pPr>
    </w:p>
    <w:p w:rsidR="00E15E6F" w:rsidRPr="00B1193D" w:rsidRDefault="00E15E6F" w:rsidP="0056218A">
      <w:pPr>
        <w:rPr>
          <w:b/>
          <w:sz w:val="26"/>
          <w:szCs w:val="26"/>
          <w:u w:val="single"/>
        </w:rPr>
      </w:pPr>
      <w:r w:rsidRPr="00B1193D">
        <w:rPr>
          <w:b/>
          <w:sz w:val="26"/>
          <w:szCs w:val="26"/>
          <w:u w:val="single"/>
        </w:rPr>
        <w:t>Billing and Billing History Modules</w:t>
      </w:r>
    </w:p>
    <w:p w:rsidR="00E15E6F" w:rsidRDefault="00E15E6F" w:rsidP="0056218A">
      <w:pPr>
        <w:rPr>
          <w:sz w:val="24"/>
          <w:szCs w:val="24"/>
          <w:u w:val="single"/>
        </w:rPr>
      </w:pPr>
    </w:p>
    <w:p w:rsidR="00E15E6F" w:rsidRPr="00B1193D" w:rsidRDefault="00E15E6F" w:rsidP="0056218A">
      <w:pPr>
        <w:rPr>
          <w:i/>
          <w:sz w:val="24"/>
          <w:szCs w:val="24"/>
          <w:u w:val="single"/>
        </w:rPr>
      </w:pPr>
      <w:r w:rsidRPr="00B1193D">
        <w:rPr>
          <w:i/>
          <w:sz w:val="24"/>
          <w:szCs w:val="24"/>
          <w:u w:val="single"/>
        </w:rPr>
        <w:t>Billing Module</w:t>
      </w:r>
    </w:p>
    <w:p w:rsidR="00E15E6F" w:rsidRDefault="00E15E6F" w:rsidP="0056218A">
      <w:pPr>
        <w:rPr>
          <w:sz w:val="24"/>
          <w:szCs w:val="24"/>
        </w:rPr>
      </w:pPr>
    </w:p>
    <w:p w:rsidR="00E15E6F" w:rsidRDefault="00E15E6F" w:rsidP="00B1193D">
      <w:pPr>
        <w:jc w:val="center"/>
        <w:rPr>
          <w:sz w:val="24"/>
          <w:szCs w:val="24"/>
          <w:u w:val="single"/>
        </w:rPr>
      </w:pPr>
      <w:r>
        <w:rPr>
          <w:b/>
          <w:noProof/>
          <w:sz w:val="28"/>
          <w:szCs w:val="28"/>
        </w:rPr>
        <w:drawing>
          <wp:inline distT="0" distB="0" distL="0" distR="0" wp14:anchorId="4A27218E" wp14:editId="5A3F12BC">
            <wp:extent cx="5762617" cy="329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ing.png"/>
                    <pic:cNvPicPr/>
                  </pic:nvPicPr>
                  <pic:blipFill>
                    <a:blip r:embed="rId40">
                      <a:extLst>
                        <a:ext uri="{28A0092B-C50C-407E-A947-70E740481C1C}">
                          <a14:useLocalDpi xmlns:a14="http://schemas.microsoft.com/office/drawing/2010/main" val="0"/>
                        </a:ext>
                      </a:extLst>
                    </a:blip>
                    <a:stretch>
                      <a:fillRect/>
                    </a:stretch>
                  </pic:blipFill>
                  <pic:spPr>
                    <a:xfrm>
                      <a:off x="0" y="0"/>
                      <a:ext cx="5799952" cy="3317002"/>
                    </a:xfrm>
                    <a:prstGeom prst="rect">
                      <a:avLst/>
                    </a:prstGeom>
                  </pic:spPr>
                </pic:pic>
              </a:graphicData>
            </a:graphic>
          </wp:inline>
        </w:drawing>
      </w:r>
    </w:p>
    <w:p w:rsidR="00E15E6F" w:rsidRDefault="00E15E6F" w:rsidP="0056218A">
      <w:pPr>
        <w:rPr>
          <w:sz w:val="24"/>
          <w:szCs w:val="24"/>
          <w:u w:val="single"/>
        </w:rPr>
      </w:pPr>
    </w:p>
    <w:p w:rsidR="00E15E6F" w:rsidRDefault="00E15E6F" w:rsidP="0056218A">
      <w:pPr>
        <w:rPr>
          <w:sz w:val="24"/>
          <w:szCs w:val="24"/>
          <w:u w:val="single"/>
        </w:rPr>
      </w:pPr>
    </w:p>
    <w:p w:rsidR="00E15E6F" w:rsidRPr="00B1193D" w:rsidRDefault="00E15E6F" w:rsidP="0056218A">
      <w:pPr>
        <w:rPr>
          <w:i/>
          <w:sz w:val="24"/>
          <w:szCs w:val="24"/>
          <w:u w:val="single"/>
        </w:rPr>
      </w:pPr>
      <w:r w:rsidRPr="00B1193D">
        <w:rPr>
          <w:i/>
          <w:sz w:val="24"/>
          <w:szCs w:val="24"/>
          <w:u w:val="single"/>
        </w:rPr>
        <w:t>Billing History Module</w:t>
      </w:r>
    </w:p>
    <w:p w:rsidR="00E15E6F" w:rsidRDefault="00E15E6F" w:rsidP="00B1193D">
      <w:pPr>
        <w:jc w:val="center"/>
        <w:rPr>
          <w:sz w:val="24"/>
          <w:szCs w:val="24"/>
          <w:u w:val="single"/>
        </w:rPr>
      </w:pPr>
      <w:r>
        <w:rPr>
          <w:b/>
          <w:noProof/>
          <w:sz w:val="24"/>
          <w:szCs w:val="24"/>
        </w:rPr>
        <w:drawing>
          <wp:inline distT="0" distB="0" distL="0" distR="0" wp14:anchorId="40BEA172" wp14:editId="6C446283">
            <wp:extent cx="5277395" cy="3400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ingHistory.png"/>
                    <pic:cNvPicPr/>
                  </pic:nvPicPr>
                  <pic:blipFill>
                    <a:blip r:embed="rId41">
                      <a:extLst>
                        <a:ext uri="{28A0092B-C50C-407E-A947-70E740481C1C}">
                          <a14:useLocalDpi xmlns:a14="http://schemas.microsoft.com/office/drawing/2010/main" val="0"/>
                        </a:ext>
                      </a:extLst>
                    </a:blip>
                    <a:stretch>
                      <a:fillRect/>
                    </a:stretch>
                  </pic:blipFill>
                  <pic:spPr>
                    <a:xfrm>
                      <a:off x="0" y="0"/>
                      <a:ext cx="5303372" cy="3417163"/>
                    </a:xfrm>
                    <a:prstGeom prst="rect">
                      <a:avLst/>
                    </a:prstGeom>
                  </pic:spPr>
                </pic:pic>
              </a:graphicData>
            </a:graphic>
          </wp:inline>
        </w:drawing>
      </w:r>
    </w:p>
    <w:p w:rsidR="00B1193D" w:rsidRDefault="00B1193D" w:rsidP="0056218A">
      <w:pPr>
        <w:rPr>
          <w:sz w:val="24"/>
          <w:szCs w:val="24"/>
          <w:u w:val="single"/>
        </w:rPr>
      </w:pPr>
    </w:p>
    <w:p w:rsidR="00CE5988" w:rsidRPr="00562638" w:rsidRDefault="00B619CF" w:rsidP="0056218A">
      <w:pPr>
        <w:rPr>
          <w:b/>
          <w:sz w:val="26"/>
          <w:szCs w:val="26"/>
          <w:u w:val="single"/>
        </w:rPr>
      </w:pPr>
      <w:r w:rsidRPr="00562638">
        <w:rPr>
          <w:b/>
          <w:sz w:val="26"/>
          <w:szCs w:val="26"/>
          <w:u w:val="single"/>
        </w:rPr>
        <w:t>Modules Contact and Support</w:t>
      </w:r>
    </w:p>
    <w:p w:rsidR="00B619CF" w:rsidRDefault="00B619CF" w:rsidP="0056218A">
      <w:pPr>
        <w:rPr>
          <w:sz w:val="24"/>
          <w:szCs w:val="24"/>
          <w:u w:val="single"/>
        </w:rPr>
      </w:pPr>
    </w:p>
    <w:p w:rsidR="0024382A" w:rsidRPr="00562638" w:rsidRDefault="0024382A" w:rsidP="0056218A">
      <w:pPr>
        <w:rPr>
          <w:i/>
          <w:sz w:val="24"/>
          <w:szCs w:val="24"/>
          <w:u w:val="single"/>
        </w:rPr>
      </w:pPr>
      <w:r w:rsidRPr="00562638">
        <w:rPr>
          <w:i/>
          <w:sz w:val="24"/>
          <w:szCs w:val="24"/>
          <w:u w:val="single"/>
        </w:rPr>
        <w:t>Contact Module</w:t>
      </w:r>
    </w:p>
    <w:p w:rsidR="007D0B1E" w:rsidRDefault="007D0B1E" w:rsidP="0056218A">
      <w:pPr>
        <w:rPr>
          <w:rFonts w:ascii="Calibri" w:hAnsi="Calibri"/>
          <w:b/>
          <w:sz w:val="24"/>
          <w:szCs w:val="24"/>
        </w:rPr>
      </w:pPr>
    </w:p>
    <w:p w:rsidR="009E3D05" w:rsidRDefault="009E3D05" w:rsidP="00562638">
      <w:pPr>
        <w:jc w:val="center"/>
        <w:rPr>
          <w:rFonts w:ascii="Calibri" w:hAnsi="Calibri"/>
          <w:b/>
          <w:sz w:val="24"/>
          <w:szCs w:val="24"/>
        </w:rPr>
      </w:pPr>
      <w:r>
        <w:rPr>
          <w:rFonts w:ascii="Calibri" w:hAnsi="Calibri"/>
          <w:b/>
          <w:noProof/>
          <w:sz w:val="24"/>
          <w:szCs w:val="24"/>
        </w:rPr>
        <w:drawing>
          <wp:inline distT="0" distB="0" distL="0" distR="0" wp14:anchorId="16841C1A" wp14:editId="6536C31F">
            <wp:extent cx="4210050" cy="2124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0050" cy="2124075"/>
                    </a:xfrm>
                    <a:prstGeom prst="rect">
                      <a:avLst/>
                    </a:prstGeom>
                    <a:noFill/>
                    <a:ln>
                      <a:noFill/>
                    </a:ln>
                  </pic:spPr>
                </pic:pic>
              </a:graphicData>
            </a:graphic>
          </wp:inline>
        </w:drawing>
      </w:r>
    </w:p>
    <w:p w:rsidR="009E3D05" w:rsidRDefault="009E3D05" w:rsidP="0056218A">
      <w:pPr>
        <w:rPr>
          <w:rFonts w:ascii="Calibri" w:hAnsi="Calibri"/>
          <w:b/>
          <w:sz w:val="24"/>
          <w:szCs w:val="24"/>
        </w:rPr>
      </w:pPr>
    </w:p>
    <w:p w:rsidR="009E3D05" w:rsidRDefault="009E3D05" w:rsidP="0056218A">
      <w:pPr>
        <w:rPr>
          <w:rFonts w:ascii="Calibri" w:hAnsi="Calibri"/>
          <w:b/>
          <w:sz w:val="24"/>
          <w:szCs w:val="24"/>
        </w:rPr>
      </w:pPr>
    </w:p>
    <w:p w:rsidR="009E3D05" w:rsidRDefault="009E3D05" w:rsidP="0056218A">
      <w:pPr>
        <w:rPr>
          <w:rFonts w:ascii="Calibri" w:hAnsi="Calibri"/>
          <w:b/>
          <w:sz w:val="24"/>
          <w:szCs w:val="24"/>
        </w:rPr>
      </w:pPr>
    </w:p>
    <w:p w:rsidR="009E3D05" w:rsidRDefault="009E3D05" w:rsidP="0056218A">
      <w:pPr>
        <w:rPr>
          <w:rFonts w:ascii="Calibri" w:hAnsi="Calibri"/>
          <w:b/>
          <w:sz w:val="24"/>
          <w:szCs w:val="24"/>
        </w:rPr>
      </w:pPr>
    </w:p>
    <w:p w:rsidR="007D0B1E" w:rsidRDefault="007D0B1E" w:rsidP="0056218A">
      <w:pPr>
        <w:rPr>
          <w:sz w:val="24"/>
          <w:szCs w:val="24"/>
          <w:u w:val="single"/>
        </w:rPr>
      </w:pPr>
    </w:p>
    <w:p w:rsidR="007D0B1E" w:rsidRDefault="007D0B1E" w:rsidP="0056218A">
      <w:pPr>
        <w:rPr>
          <w:sz w:val="24"/>
          <w:szCs w:val="24"/>
          <w:u w:val="single"/>
        </w:rPr>
      </w:pPr>
    </w:p>
    <w:p w:rsidR="0024382A" w:rsidRPr="00562638" w:rsidRDefault="0024382A" w:rsidP="0056218A">
      <w:pPr>
        <w:rPr>
          <w:i/>
          <w:sz w:val="24"/>
          <w:szCs w:val="24"/>
          <w:u w:val="single"/>
        </w:rPr>
      </w:pPr>
      <w:r w:rsidRPr="00562638">
        <w:rPr>
          <w:i/>
          <w:sz w:val="24"/>
          <w:szCs w:val="24"/>
          <w:u w:val="single"/>
        </w:rPr>
        <w:t>Support Module</w:t>
      </w:r>
    </w:p>
    <w:p w:rsidR="007D0B1E" w:rsidRDefault="007D0B1E" w:rsidP="0056218A">
      <w:pPr>
        <w:rPr>
          <w:rFonts w:ascii="Calibri" w:hAnsi="Calibri"/>
          <w:b/>
          <w:sz w:val="24"/>
          <w:szCs w:val="24"/>
        </w:rPr>
      </w:pPr>
    </w:p>
    <w:p w:rsidR="007D0B1E" w:rsidRDefault="007D0B1E" w:rsidP="0056218A">
      <w:pPr>
        <w:rPr>
          <w:rFonts w:ascii="Calibri" w:hAnsi="Calibri"/>
          <w:b/>
          <w:sz w:val="24"/>
          <w:szCs w:val="24"/>
        </w:rPr>
      </w:pPr>
    </w:p>
    <w:p w:rsidR="007D0B1E" w:rsidRDefault="007D0B1E" w:rsidP="0056218A">
      <w:pPr>
        <w:rPr>
          <w:rFonts w:ascii="Calibri" w:hAnsi="Calibri"/>
          <w:b/>
          <w:sz w:val="24"/>
          <w:szCs w:val="24"/>
        </w:rPr>
      </w:pPr>
    </w:p>
    <w:p w:rsidR="00B619CF" w:rsidRDefault="007D0B1E" w:rsidP="00562638">
      <w:pPr>
        <w:jc w:val="center"/>
        <w:rPr>
          <w:rFonts w:ascii="Calibri" w:hAnsi="Calibri"/>
          <w:b/>
          <w:sz w:val="24"/>
          <w:szCs w:val="24"/>
        </w:rPr>
      </w:pPr>
      <w:r>
        <w:rPr>
          <w:rFonts w:ascii="Calibri" w:hAnsi="Calibri"/>
          <w:b/>
          <w:noProof/>
          <w:sz w:val="24"/>
          <w:szCs w:val="24"/>
        </w:rPr>
        <w:drawing>
          <wp:inline distT="0" distB="0" distL="0" distR="0" wp14:anchorId="00E86684" wp14:editId="6EB178CB">
            <wp:extent cx="4248150" cy="2524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8150" cy="2524125"/>
                    </a:xfrm>
                    <a:prstGeom prst="rect">
                      <a:avLst/>
                    </a:prstGeom>
                    <a:noFill/>
                    <a:ln>
                      <a:noFill/>
                    </a:ln>
                  </pic:spPr>
                </pic:pic>
              </a:graphicData>
            </a:graphic>
          </wp:inline>
        </w:drawing>
      </w:r>
    </w:p>
    <w:p w:rsidR="007D0B1E" w:rsidRDefault="007D0B1E" w:rsidP="0056218A">
      <w:pPr>
        <w:rPr>
          <w:rFonts w:ascii="Calibri" w:hAnsi="Calibri"/>
          <w:b/>
          <w:sz w:val="24"/>
          <w:szCs w:val="24"/>
        </w:rPr>
      </w:pPr>
    </w:p>
    <w:p w:rsidR="007D0B1E" w:rsidRDefault="007D0B1E" w:rsidP="0056218A">
      <w:pPr>
        <w:rPr>
          <w:rFonts w:ascii="Calibri" w:hAnsi="Calibri"/>
          <w:b/>
          <w:sz w:val="24"/>
          <w:szCs w:val="24"/>
        </w:rPr>
      </w:pPr>
    </w:p>
    <w:p w:rsidR="007D0B1E" w:rsidRDefault="007D0B1E" w:rsidP="0056218A">
      <w:pPr>
        <w:rPr>
          <w:rFonts w:ascii="Calibri" w:hAnsi="Calibri"/>
          <w:b/>
          <w:sz w:val="24"/>
          <w:szCs w:val="24"/>
        </w:rPr>
      </w:pPr>
    </w:p>
    <w:p w:rsidR="007D0B1E" w:rsidRDefault="007D0B1E" w:rsidP="0056218A">
      <w:pPr>
        <w:rPr>
          <w:rFonts w:ascii="Calibri" w:hAnsi="Calibri"/>
          <w:b/>
          <w:sz w:val="24"/>
          <w:szCs w:val="24"/>
        </w:rPr>
      </w:pPr>
    </w:p>
    <w:p w:rsidR="007D0B1E" w:rsidRDefault="007D0B1E" w:rsidP="0056218A">
      <w:pPr>
        <w:rPr>
          <w:rFonts w:ascii="Calibri" w:hAnsi="Calibri"/>
          <w:b/>
          <w:sz w:val="24"/>
          <w:szCs w:val="24"/>
        </w:rPr>
      </w:pPr>
    </w:p>
    <w:p w:rsidR="007D0B1E" w:rsidRDefault="007D0B1E" w:rsidP="0056218A">
      <w:pPr>
        <w:rPr>
          <w:rFonts w:ascii="Calibri" w:hAnsi="Calibri"/>
          <w:b/>
          <w:sz w:val="24"/>
          <w:szCs w:val="24"/>
        </w:rPr>
      </w:pPr>
    </w:p>
    <w:p w:rsidR="007D0B1E" w:rsidRDefault="007D0B1E" w:rsidP="0056218A">
      <w:pPr>
        <w:rPr>
          <w:rFonts w:ascii="Calibri" w:hAnsi="Calibri"/>
          <w:b/>
          <w:sz w:val="24"/>
          <w:szCs w:val="24"/>
        </w:rPr>
      </w:pPr>
    </w:p>
    <w:p w:rsidR="007D0B1E" w:rsidRDefault="007D0B1E" w:rsidP="0056218A">
      <w:pPr>
        <w:rPr>
          <w:rFonts w:ascii="Calibri" w:hAnsi="Calibri"/>
          <w:b/>
          <w:sz w:val="24"/>
          <w:szCs w:val="24"/>
        </w:rPr>
      </w:pPr>
    </w:p>
    <w:p w:rsidR="00844A2A" w:rsidRPr="00C6648D" w:rsidRDefault="006A2839" w:rsidP="0056218A">
      <w:pPr>
        <w:rPr>
          <w:rFonts w:ascii="Calibri" w:hAnsi="Calibri"/>
          <w:b/>
          <w:i/>
          <w:sz w:val="28"/>
          <w:szCs w:val="28"/>
        </w:rPr>
      </w:pPr>
      <w:r w:rsidRPr="00C6648D">
        <w:rPr>
          <w:rFonts w:ascii="Calibri" w:hAnsi="Calibri"/>
          <w:b/>
          <w:i/>
          <w:sz w:val="28"/>
          <w:szCs w:val="28"/>
        </w:rPr>
        <w:t>3.2</w:t>
      </w:r>
      <w:r w:rsidR="00844A2A" w:rsidRPr="00C6648D">
        <w:rPr>
          <w:rFonts w:ascii="Calibri" w:hAnsi="Calibri"/>
          <w:b/>
          <w:i/>
          <w:sz w:val="28"/>
          <w:szCs w:val="28"/>
        </w:rPr>
        <w:tab/>
        <w:t xml:space="preserve"> Use Case Description</w:t>
      </w:r>
    </w:p>
    <w:p w:rsidR="00CC1A9C" w:rsidRDefault="00CC1A9C" w:rsidP="0056218A">
      <w:pPr>
        <w:rPr>
          <w:rFonts w:ascii="Calibri" w:hAnsi="Calibri"/>
          <w:sz w:val="24"/>
          <w:szCs w:val="24"/>
        </w:rPr>
      </w:pPr>
    </w:p>
    <w:p w:rsidR="00215866" w:rsidRPr="00C6648D" w:rsidRDefault="00215866" w:rsidP="0056218A">
      <w:pPr>
        <w:rPr>
          <w:b/>
          <w:sz w:val="24"/>
          <w:szCs w:val="24"/>
          <w:u w:val="single"/>
        </w:rPr>
      </w:pPr>
      <w:r w:rsidRPr="00C6648D">
        <w:rPr>
          <w:b/>
          <w:sz w:val="24"/>
          <w:szCs w:val="24"/>
          <w:u w:val="single"/>
        </w:rPr>
        <w:t>Modules Research/Buy Policies</w:t>
      </w:r>
    </w:p>
    <w:p w:rsidR="00215866" w:rsidRDefault="00215866" w:rsidP="0056218A">
      <w:pPr>
        <w:rPr>
          <w:rFonts w:ascii="Calibri" w:hAnsi="Calibri"/>
          <w:bCs/>
          <w:sz w:val="24"/>
          <w:szCs w:val="24"/>
        </w:rPr>
      </w:pPr>
    </w:p>
    <w:p w:rsidR="00215866" w:rsidRPr="00215866" w:rsidRDefault="00215866" w:rsidP="0056218A">
      <w:pPr>
        <w:rPr>
          <w:rFonts w:ascii="Calibri" w:hAnsi="Calibri"/>
          <w:bCs/>
          <w:sz w:val="24"/>
          <w:szCs w:val="24"/>
        </w:rPr>
      </w:pPr>
      <w:r w:rsidRPr="00215866">
        <w:rPr>
          <w:rFonts w:ascii="Calibri" w:hAnsi="Calibri"/>
          <w:bCs/>
          <w:sz w:val="24"/>
          <w:szCs w:val="24"/>
        </w:rPr>
        <w:t xml:space="preserve">Customer and Admin will be able to search and find the right policy for their products. </w:t>
      </w:r>
    </w:p>
    <w:p w:rsidR="00215866" w:rsidRDefault="00215866" w:rsidP="0056218A">
      <w:pPr>
        <w:pStyle w:val="ListParagraph"/>
        <w:rPr>
          <w:rFonts w:ascii="Calibri" w:hAnsi="Calibri"/>
          <w:bCs/>
          <w:sz w:val="24"/>
          <w:szCs w:val="24"/>
        </w:rPr>
      </w:pPr>
    </w:p>
    <w:p w:rsidR="00215866" w:rsidRDefault="00215866" w:rsidP="0056218A">
      <w:pPr>
        <w:rPr>
          <w:rFonts w:ascii="Calibri" w:hAnsi="Calibri"/>
          <w:bCs/>
          <w:sz w:val="24"/>
          <w:szCs w:val="24"/>
        </w:rPr>
      </w:pPr>
      <w:r>
        <w:rPr>
          <w:rFonts w:ascii="Calibri" w:hAnsi="Calibri"/>
          <w:bCs/>
          <w:sz w:val="24"/>
          <w:szCs w:val="24"/>
        </w:rPr>
        <w:t>The “policy search” use case has the following:</w:t>
      </w:r>
    </w:p>
    <w:p w:rsidR="00215866" w:rsidRDefault="00215866" w:rsidP="0056218A">
      <w:pPr>
        <w:pStyle w:val="ListParagraph"/>
        <w:numPr>
          <w:ilvl w:val="0"/>
          <w:numId w:val="23"/>
        </w:numPr>
        <w:rPr>
          <w:rFonts w:ascii="Calibri" w:hAnsi="Calibri"/>
          <w:bCs/>
          <w:sz w:val="24"/>
          <w:szCs w:val="24"/>
        </w:rPr>
      </w:pPr>
      <w:r>
        <w:rPr>
          <w:rFonts w:ascii="Calibri" w:hAnsi="Calibri"/>
          <w:bCs/>
          <w:sz w:val="24"/>
          <w:szCs w:val="24"/>
        </w:rPr>
        <w:t>User will be able to write a text and search for it in the policy search field.</w:t>
      </w:r>
    </w:p>
    <w:p w:rsidR="00215866" w:rsidRDefault="00215866" w:rsidP="0056218A">
      <w:pPr>
        <w:pStyle w:val="ListParagraph"/>
        <w:numPr>
          <w:ilvl w:val="0"/>
          <w:numId w:val="23"/>
        </w:numPr>
        <w:rPr>
          <w:rFonts w:ascii="Calibri" w:hAnsi="Calibri"/>
          <w:bCs/>
          <w:sz w:val="24"/>
          <w:szCs w:val="24"/>
        </w:rPr>
      </w:pPr>
      <w:r>
        <w:rPr>
          <w:rFonts w:ascii="Calibri" w:hAnsi="Calibri"/>
          <w:bCs/>
          <w:sz w:val="24"/>
          <w:szCs w:val="24"/>
        </w:rPr>
        <w:t>User click on policy, the policy will show deductibles, and policy description.</w:t>
      </w:r>
    </w:p>
    <w:p w:rsidR="00215866" w:rsidRDefault="00215866" w:rsidP="0056218A">
      <w:pPr>
        <w:pStyle w:val="ListParagraph"/>
        <w:numPr>
          <w:ilvl w:val="0"/>
          <w:numId w:val="23"/>
        </w:numPr>
        <w:rPr>
          <w:rFonts w:ascii="Calibri" w:hAnsi="Calibri"/>
          <w:bCs/>
          <w:sz w:val="24"/>
          <w:szCs w:val="24"/>
        </w:rPr>
      </w:pPr>
      <w:r>
        <w:rPr>
          <w:rFonts w:ascii="Calibri" w:hAnsi="Calibri"/>
          <w:bCs/>
          <w:sz w:val="24"/>
          <w:szCs w:val="24"/>
        </w:rPr>
        <w:t>User will be able to see the total of deductibles and items.</w:t>
      </w:r>
    </w:p>
    <w:p w:rsidR="00215866" w:rsidRDefault="00215866" w:rsidP="0056218A">
      <w:pPr>
        <w:pStyle w:val="ListParagraph"/>
        <w:numPr>
          <w:ilvl w:val="0"/>
          <w:numId w:val="23"/>
        </w:numPr>
        <w:rPr>
          <w:rFonts w:ascii="Calibri" w:hAnsi="Calibri"/>
          <w:bCs/>
          <w:sz w:val="24"/>
          <w:szCs w:val="24"/>
        </w:rPr>
      </w:pPr>
      <w:r>
        <w:rPr>
          <w:rFonts w:ascii="Calibri" w:hAnsi="Calibri"/>
          <w:bCs/>
          <w:sz w:val="24"/>
          <w:szCs w:val="24"/>
        </w:rPr>
        <w:t>User will be able to click the buy policy.</w:t>
      </w:r>
    </w:p>
    <w:p w:rsidR="00215866" w:rsidRDefault="00215866" w:rsidP="0056218A">
      <w:pPr>
        <w:rPr>
          <w:rFonts w:ascii="Calibri" w:hAnsi="Calibri"/>
          <w:bCs/>
          <w:sz w:val="24"/>
          <w:szCs w:val="24"/>
        </w:rPr>
      </w:pPr>
    </w:p>
    <w:p w:rsidR="00215866" w:rsidRDefault="00215866" w:rsidP="0056218A">
      <w:pPr>
        <w:rPr>
          <w:rFonts w:ascii="Calibri" w:hAnsi="Calibri"/>
          <w:bCs/>
          <w:sz w:val="24"/>
          <w:szCs w:val="24"/>
        </w:rPr>
      </w:pPr>
      <w:r>
        <w:rPr>
          <w:rFonts w:ascii="Calibri" w:hAnsi="Calibri"/>
          <w:bCs/>
          <w:sz w:val="24"/>
          <w:szCs w:val="24"/>
        </w:rPr>
        <w:t>The “Buy policy” use case has the following:</w:t>
      </w:r>
    </w:p>
    <w:p w:rsidR="00215866" w:rsidRDefault="00215866" w:rsidP="0056218A">
      <w:pPr>
        <w:pStyle w:val="ListParagraph"/>
        <w:numPr>
          <w:ilvl w:val="0"/>
          <w:numId w:val="24"/>
        </w:numPr>
        <w:rPr>
          <w:rFonts w:ascii="Calibri" w:hAnsi="Calibri"/>
          <w:bCs/>
          <w:sz w:val="24"/>
          <w:szCs w:val="24"/>
        </w:rPr>
      </w:pPr>
      <w:r>
        <w:rPr>
          <w:rFonts w:ascii="Calibri" w:hAnsi="Calibri"/>
          <w:bCs/>
          <w:sz w:val="24"/>
          <w:szCs w:val="24"/>
        </w:rPr>
        <w:t>Policy agreement terms.</w:t>
      </w:r>
    </w:p>
    <w:p w:rsidR="00215866" w:rsidRDefault="00215866" w:rsidP="0056218A">
      <w:pPr>
        <w:pStyle w:val="ListParagraph"/>
        <w:numPr>
          <w:ilvl w:val="0"/>
          <w:numId w:val="24"/>
        </w:numPr>
        <w:rPr>
          <w:rFonts w:ascii="Calibri" w:hAnsi="Calibri"/>
          <w:bCs/>
          <w:sz w:val="24"/>
          <w:szCs w:val="24"/>
        </w:rPr>
      </w:pPr>
      <w:r>
        <w:rPr>
          <w:rFonts w:ascii="Calibri" w:hAnsi="Calibri"/>
          <w:bCs/>
          <w:sz w:val="24"/>
          <w:szCs w:val="24"/>
        </w:rPr>
        <w:t>System requires the user to accept the agreement terms.</w:t>
      </w:r>
    </w:p>
    <w:p w:rsidR="00215866" w:rsidRDefault="00215866" w:rsidP="0056218A">
      <w:pPr>
        <w:pStyle w:val="ListParagraph"/>
        <w:numPr>
          <w:ilvl w:val="0"/>
          <w:numId w:val="24"/>
        </w:numPr>
        <w:rPr>
          <w:rFonts w:ascii="Calibri" w:hAnsi="Calibri"/>
          <w:bCs/>
          <w:sz w:val="24"/>
          <w:szCs w:val="24"/>
        </w:rPr>
      </w:pPr>
      <w:r>
        <w:rPr>
          <w:rFonts w:ascii="Calibri" w:hAnsi="Calibri"/>
          <w:bCs/>
          <w:sz w:val="24"/>
          <w:szCs w:val="24"/>
        </w:rPr>
        <w:t>After agreement terms have been accepted, the buy policy should be active.</w:t>
      </w:r>
    </w:p>
    <w:p w:rsidR="00215866" w:rsidRDefault="00215866" w:rsidP="0056218A">
      <w:pPr>
        <w:rPr>
          <w:rFonts w:ascii="Calibri" w:hAnsi="Calibri"/>
          <w:bCs/>
          <w:sz w:val="24"/>
          <w:szCs w:val="24"/>
        </w:rPr>
      </w:pPr>
    </w:p>
    <w:p w:rsidR="00215866" w:rsidRPr="00C6648D" w:rsidRDefault="00C6648D" w:rsidP="0056218A">
      <w:pPr>
        <w:rPr>
          <w:b/>
          <w:sz w:val="24"/>
          <w:szCs w:val="24"/>
          <w:u w:val="single"/>
        </w:rPr>
      </w:pPr>
      <w:r>
        <w:rPr>
          <w:b/>
          <w:sz w:val="24"/>
          <w:szCs w:val="24"/>
          <w:u w:val="single"/>
        </w:rPr>
        <w:t>Modules Manage My P</w:t>
      </w:r>
      <w:r w:rsidR="00215866" w:rsidRPr="00C6648D">
        <w:rPr>
          <w:b/>
          <w:sz w:val="24"/>
          <w:szCs w:val="24"/>
          <w:u w:val="single"/>
        </w:rPr>
        <w:t>olicies</w:t>
      </w:r>
    </w:p>
    <w:p w:rsidR="00215866" w:rsidRPr="00215866" w:rsidRDefault="00215866" w:rsidP="0056218A">
      <w:pPr>
        <w:rPr>
          <w:sz w:val="24"/>
          <w:szCs w:val="24"/>
          <w:u w:val="single"/>
        </w:rPr>
      </w:pPr>
    </w:p>
    <w:p w:rsidR="00215866" w:rsidRDefault="00215866" w:rsidP="0056218A">
      <w:pPr>
        <w:ind w:left="360"/>
        <w:rPr>
          <w:rFonts w:ascii="Calibri" w:hAnsi="Calibri"/>
          <w:bCs/>
          <w:sz w:val="24"/>
          <w:szCs w:val="24"/>
        </w:rPr>
      </w:pPr>
      <w:r>
        <w:rPr>
          <w:rFonts w:ascii="Calibri" w:hAnsi="Calibri"/>
          <w:bCs/>
          <w:sz w:val="24"/>
          <w:szCs w:val="24"/>
        </w:rPr>
        <w:t>This module allows customer and admin to edit policies items, like deductibles.</w:t>
      </w:r>
    </w:p>
    <w:p w:rsidR="00215866" w:rsidRDefault="00215866" w:rsidP="0056218A">
      <w:pPr>
        <w:ind w:left="360"/>
        <w:rPr>
          <w:rFonts w:ascii="Calibri" w:hAnsi="Calibri"/>
          <w:bCs/>
          <w:sz w:val="24"/>
          <w:szCs w:val="24"/>
        </w:rPr>
      </w:pPr>
      <w:r>
        <w:rPr>
          <w:rFonts w:ascii="Calibri" w:hAnsi="Calibri"/>
          <w:bCs/>
          <w:sz w:val="24"/>
          <w:szCs w:val="24"/>
        </w:rPr>
        <w:t>The “Manage my Policy” use case has the following:</w:t>
      </w:r>
    </w:p>
    <w:p w:rsidR="00215866" w:rsidRDefault="00215866" w:rsidP="0056218A">
      <w:pPr>
        <w:pStyle w:val="ListParagraph"/>
        <w:numPr>
          <w:ilvl w:val="0"/>
          <w:numId w:val="25"/>
        </w:numPr>
        <w:rPr>
          <w:rFonts w:ascii="Calibri" w:hAnsi="Calibri"/>
          <w:bCs/>
          <w:sz w:val="24"/>
          <w:szCs w:val="24"/>
        </w:rPr>
      </w:pPr>
      <w:r>
        <w:rPr>
          <w:rFonts w:ascii="Calibri" w:hAnsi="Calibri"/>
          <w:bCs/>
          <w:sz w:val="24"/>
          <w:szCs w:val="24"/>
        </w:rPr>
        <w:t>Edit deductibles.</w:t>
      </w:r>
    </w:p>
    <w:p w:rsidR="00215866" w:rsidRDefault="00215866" w:rsidP="0056218A">
      <w:pPr>
        <w:pStyle w:val="ListParagraph"/>
        <w:numPr>
          <w:ilvl w:val="0"/>
          <w:numId w:val="25"/>
        </w:numPr>
        <w:rPr>
          <w:rFonts w:ascii="Calibri" w:hAnsi="Calibri"/>
          <w:bCs/>
          <w:sz w:val="24"/>
          <w:szCs w:val="24"/>
        </w:rPr>
      </w:pPr>
      <w:r>
        <w:rPr>
          <w:rFonts w:ascii="Calibri" w:hAnsi="Calibri"/>
          <w:bCs/>
          <w:sz w:val="24"/>
          <w:szCs w:val="24"/>
        </w:rPr>
        <w:t>Edit covered item description.</w:t>
      </w:r>
    </w:p>
    <w:p w:rsidR="00215866" w:rsidRDefault="00215866" w:rsidP="0056218A">
      <w:pPr>
        <w:ind w:left="360"/>
        <w:rPr>
          <w:rFonts w:ascii="Calibri" w:hAnsi="Calibri"/>
          <w:bCs/>
          <w:sz w:val="24"/>
          <w:szCs w:val="24"/>
        </w:rPr>
      </w:pPr>
    </w:p>
    <w:p w:rsidR="00215866" w:rsidRDefault="00215866" w:rsidP="0056218A">
      <w:pPr>
        <w:ind w:left="360"/>
        <w:rPr>
          <w:rFonts w:ascii="Calibri" w:hAnsi="Calibri"/>
          <w:bCs/>
          <w:sz w:val="24"/>
          <w:szCs w:val="24"/>
        </w:rPr>
      </w:pPr>
      <w:r>
        <w:rPr>
          <w:rFonts w:ascii="Calibri" w:hAnsi="Calibri"/>
          <w:bCs/>
          <w:sz w:val="24"/>
          <w:szCs w:val="24"/>
        </w:rPr>
        <w:t>The “Submit changes” use case has the following:</w:t>
      </w:r>
    </w:p>
    <w:p w:rsidR="00215866" w:rsidRDefault="00215866" w:rsidP="0056218A">
      <w:pPr>
        <w:pStyle w:val="ListParagraph"/>
        <w:numPr>
          <w:ilvl w:val="0"/>
          <w:numId w:val="26"/>
        </w:numPr>
        <w:rPr>
          <w:rFonts w:ascii="Calibri" w:hAnsi="Calibri"/>
          <w:bCs/>
          <w:sz w:val="24"/>
          <w:szCs w:val="24"/>
        </w:rPr>
      </w:pPr>
      <w:r>
        <w:rPr>
          <w:rFonts w:ascii="Calibri" w:hAnsi="Calibri"/>
          <w:bCs/>
          <w:sz w:val="24"/>
          <w:szCs w:val="24"/>
        </w:rPr>
        <w:t>User can submit changes made on their current policy.</w:t>
      </w:r>
    </w:p>
    <w:p w:rsidR="00215866" w:rsidRDefault="00215866" w:rsidP="0056218A">
      <w:pPr>
        <w:pStyle w:val="ListParagraph"/>
        <w:numPr>
          <w:ilvl w:val="0"/>
          <w:numId w:val="26"/>
        </w:numPr>
        <w:rPr>
          <w:rFonts w:ascii="Calibri" w:hAnsi="Calibri"/>
          <w:bCs/>
          <w:sz w:val="24"/>
          <w:szCs w:val="24"/>
        </w:rPr>
      </w:pPr>
      <w:r>
        <w:rPr>
          <w:rFonts w:ascii="Calibri" w:hAnsi="Calibri"/>
          <w:bCs/>
          <w:sz w:val="24"/>
          <w:szCs w:val="24"/>
        </w:rPr>
        <w:t>User agrees to the changes total by submitting changes.</w:t>
      </w:r>
    </w:p>
    <w:p w:rsidR="00215866" w:rsidRDefault="00215866" w:rsidP="0056218A">
      <w:pPr>
        <w:rPr>
          <w:sz w:val="24"/>
          <w:szCs w:val="24"/>
          <w:u w:val="single"/>
        </w:rPr>
      </w:pPr>
    </w:p>
    <w:p w:rsidR="00215866" w:rsidRDefault="00215866" w:rsidP="0056218A">
      <w:pPr>
        <w:rPr>
          <w:sz w:val="24"/>
          <w:szCs w:val="24"/>
          <w:u w:val="single"/>
        </w:rPr>
      </w:pPr>
    </w:p>
    <w:p w:rsidR="00E15E6F" w:rsidRDefault="004657F9" w:rsidP="0056218A">
      <w:pPr>
        <w:rPr>
          <w:sz w:val="24"/>
          <w:szCs w:val="24"/>
          <w:u w:val="single"/>
        </w:rPr>
      </w:pPr>
      <w:r>
        <w:rPr>
          <w:b/>
          <w:sz w:val="24"/>
          <w:szCs w:val="24"/>
          <w:u w:val="single"/>
        </w:rPr>
        <w:t>Module Billing</w:t>
      </w:r>
    </w:p>
    <w:p w:rsidR="00E15E6F" w:rsidRDefault="00E15E6F" w:rsidP="0056218A">
      <w:pPr>
        <w:spacing w:line="259" w:lineRule="auto"/>
        <w:rPr>
          <w:rFonts w:asciiTheme="minorHAnsi" w:eastAsiaTheme="minorHAnsi" w:hAnsiTheme="minorHAnsi" w:cstheme="minorBidi"/>
          <w:sz w:val="24"/>
          <w:szCs w:val="24"/>
        </w:rPr>
      </w:pPr>
    </w:p>
    <w:p w:rsidR="00215866" w:rsidRPr="00E15E6F" w:rsidRDefault="00215866" w:rsidP="0056218A">
      <w:pPr>
        <w:spacing w:line="259" w:lineRule="auto"/>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Any customer can submit a payment with the system. Administrators can also submit payments on behalf of their customer.</w:t>
      </w:r>
      <w:r>
        <w:rPr>
          <w:rFonts w:asciiTheme="minorHAnsi" w:eastAsiaTheme="minorHAnsi" w:hAnsiTheme="minorHAnsi" w:cstheme="minorBidi"/>
          <w:sz w:val="24"/>
          <w:szCs w:val="24"/>
        </w:rPr>
        <w:t xml:space="preserve"> The system will validate the payment information to ensure the user is putting in the right information. Once the payment is confirmed the user will get a message and the amount paid will be reduced from their balance.</w:t>
      </w:r>
    </w:p>
    <w:p w:rsidR="00215866" w:rsidRPr="00E15E6F" w:rsidRDefault="00215866" w:rsidP="0056218A">
      <w:pPr>
        <w:spacing w:line="259" w:lineRule="auto"/>
        <w:rPr>
          <w:rFonts w:asciiTheme="minorHAnsi" w:eastAsiaTheme="minorHAnsi" w:hAnsiTheme="minorHAnsi" w:cstheme="minorBidi"/>
          <w:sz w:val="24"/>
          <w:szCs w:val="24"/>
        </w:rPr>
      </w:pPr>
    </w:p>
    <w:p w:rsidR="00215866" w:rsidRPr="00E15E6F" w:rsidRDefault="00215866" w:rsidP="0056218A">
      <w:pPr>
        <w:spacing w:line="259" w:lineRule="auto"/>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The “Submit a Payment” use case contains the following basic steps:</w:t>
      </w:r>
    </w:p>
    <w:p w:rsidR="00215866" w:rsidRPr="00E15E6F" w:rsidRDefault="00215866" w:rsidP="0056218A">
      <w:pPr>
        <w:numPr>
          <w:ilvl w:val="0"/>
          <w:numId w:val="9"/>
        </w:numPr>
        <w:spacing w:line="259" w:lineRule="auto"/>
        <w:contextualSpacing/>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User fills payment information and submits data</w:t>
      </w:r>
      <w:r>
        <w:rPr>
          <w:rFonts w:asciiTheme="minorHAnsi" w:eastAsiaTheme="minorHAnsi" w:hAnsiTheme="minorHAnsi" w:cstheme="minorBidi"/>
          <w:sz w:val="24"/>
          <w:szCs w:val="24"/>
        </w:rPr>
        <w:t>.</w:t>
      </w:r>
    </w:p>
    <w:p w:rsidR="00215866" w:rsidRPr="00E15E6F" w:rsidRDefault="00215866" w:rsidP="0056218A">
      <w:pPr>
        <w:numPr>
          <w:ilvl w:val="0"/>
          <w:numId w:val="9"/>
        </w:numPr>
        <w:spacing w:line="259" w:lineRule="auto"/>
        <w:contextualSpacing/>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System validates data</w:t>
      </w:r>
      <w:r>
        <w:rPr>
          <w:rFonts w:asciiTheme="minorHAnsi" w:eastAsiaTheme="minorHAnsi" w:hAnsiTheme="minorHAnsi" w:cstheme="minorBidi"/>
          <w:sz w:val="24"/>
          <w:szCs w:val="24"/>
        </w:rPr>
        <w:t>.</w:t>
      </w:r>
    </w:p>
    <w:p w:rsidR="00215866" w:rsidRPr="00E15E6F" w:rsidRDefault="00215866" w:rsidP="0056218A">
      <w:pPr>
        <w:numPr>
          <w:ilvl w:val="0"/>
          <w:numId w:val="9"/>
        </w:numPr>
        <w:spacing w:line="259" w:lineRule="auto"/>
        <w:contextualSpacing/>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lastRenderedPageBreak/>
        <w:t>System confirms payment and sends confirmation message.</w:t>
      </w:r>
    </w:p>
    <w:p w:rsidR="00215866" w:rsidRPr="00E15E6F" w:rsidRDefault="00215866" w:rsidP="0056218A">
      <w:pPr>
        <w:spacing w:line="259" w:lineRule="auto"/>
        <w:rPr>
          <w:rFonts w:asciiTheme="minorHAnsi" w:eastAsiaTheme="minorHAnsi" w:hAnsiTheme="minorHAnsi" w:cstheme="minorBidi"/>
          <w:sz w:val="24"/>
          <w:szCs w:val="24"/>
        </w:rPr>
      </w:pPr>
    </w:p>
    <w:p w:rsidR="00215866" w:rsidRPr="00E15E6F" w:rsidRDefault="00215866" w:rsidP="0056218A">
      <w:pPr>
        <w:spacing w:line="259" w:lineRule="auto"/>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Customers can set a payment plan on how they wish to be charged for payments of invoices.</w:t>
      </w:r>
      <w:r>
        <w:rPr>
          <w:rFonts w:asciiTheme="minorHAnsi" w:eastAsiaTheme="minorHAnsi" w:hAnsiTheme="minorHAnsi" w:cstheme="minorBidi"/>
          <w:sz w:val="24"/>
          <w:szCs w:val="24"/>
        </w:rPr>
        <w:t xml:space="preserve"> The system will give them the option to pay for the invoice manually or automatically pay monthly,</w:t>
      </w:r>
      <w:r w:rsidRPr="008B0A7C">
        <w:rPr>
          <w:rFonts w:asciiTheme="minorHAnsi" w:eastAsiaTheme="minorHAnsi" w:hAnsiTheme="minorHAnsi" w:cstheme="minorBidi"/>
          <w:sz w:val="24"/>
          <w:szCs w:val="24"/>
        </w:rPr>
        <w:t xml:space="preserve"> </w:t>
      </w:r>
      <w:r>
        <w:rPr>
          <w:rFonts w:asciiTheme="minorHAnsi" w:eastAsiaTheme="minorHAnsi" w:hAnsiTheme="minorHAnsi" w:cstheme="minorBidi"/>
          <w:sz w:val="24"/>
          <w:szCs w:val="24"/>
        </w:rPr>
        <w:t>every 3 months, or annually.</w:t>
      </w:r>
    </w:p>
    <w:p w:rsidR="00215866" w:rsidRPr="00E15E6F" w:rsidRDefault="00215866" w:rsidP="0056218A">
      <w:pPr>
        <w:spacing w:line="259" w:lineRule="auto"/>
        <w:rPr>
          <w:rFonts w:asciiTheme="minorHAnsi" w:eastAsiaTheme="minorHAnsi" w:hAnsiTheme="minorHAnsi" w:cstheme="minorBidi"/>
          <w:sz w:val="24"/>
          <w:szCs w:val="24"/>
        </w:rPr>
      </w:pPr>
    </w:p>
    <w:p w:rsidR="00215866" w:rsidRPr="00E15E6F" w:rsidRDefault="00215866" w:rsidP="0056218A">
      <w:pPr>
        <w:spacing w:line="259" w:lineRule="auto"/>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The “Set Payment Plan” use case contains the following basic steps:</w:t>
      </w:r>
    </w:p>
    <w:p w:rsidR="00215866" w:rsidRPr="00E15E6F" w:rsidRDefault="00215866" w:rsidP="0056218A">
      <w:pPr>
        <w:numPr>
          <w:ilvl w:val="0"/>
          <w:numId w:val="10"/>
        </w:numPr>
        <w:spacing w:line="259" w:lineRule="auto"/>
        <w:contextualSpacing/>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User enter the number of the invoice they wish to set payment</w:t>
      </w:r>
      <w:r>
        <w:rPr>
          <w:rFonts w:asciiTheme="minorHAnsi" w:eastAsiaTheme="minorHAnsi" w:hAnsiTheme="minorHAnsi" w:cstheme="minorBidi"/>
          <w:sz w:val="24"/>
          <w:szCs w:val="24"/>
        </w:rPr>
        <w:t>.</w:t>
      </w:r>
    </w:p>
    <w:p w:rsidR="00215866" w:rsidRPr="00E15E6F" w:rsidRDefault="00215866" w:rsidP="0056218A">
      <w:pPr>
        <w:numPr>
          <w:ilvl w:val="0"/>
          <w:numId w:val="10"/>
        </w:numPr>
        <w:spacing w:line="259" w:lineRule="auto"/>
        <w:contextualSpacing/>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The system confirms data and displays all available payment option</w:t>
      </w:r>
      <w:r>
        <w:rPr>
          <w:rFonts w:asciiTheme="minorHAnsi" w:eastAsiaTheme="minorHAnsi" w:hAnsiTheme="minorHAnsi" w:cstheme="minorBidi"/>
          <w:sz w:val="24"/>
          <w:szCs w:val="24"/>
        </w:rPr>
        <w:t>.</w:t>
      </w:r>
    </w:p>
    <w:p w:rsidR="00215866" w:rsidRPr="00E15E6F" w:rsidRDefault="00215866" w:rsidP="0056218A">
      <w:pPr>
        <w:numPr>
          <w:ilvl w:val="0"/>
          <w:numId w:val="10"/>
        </w:numPr>
        <w:spacing w:line="259" w:lineRule="auto"/>
        <w:contextualSpacing/>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User then must select one payment option and submit data</w:t>
      </w:r>
      <w:r>
        <w:rPr>
          <w:rFonts w:asciiTheme="minorHAnsi" w:eastAsiaTheme="minorHAnsi" w:hAnsiTheme="minorHAnsi" w:cstheme="minorBidi"/>
          <w:sz w:val="24"/>
          <w:szCs w:val="24"/>
        </w:rPr>
        <w:t>.</w:t>
      </w:r>
    </w:p>
    <w:p w:rsidR="00215866" w:rsidRPr="00E15E6F" w:rsidRDefault="00215866" w:rsidP="0056218A">
      <w:pPr>
        <w:numPr>
          <w:ilvl w:val="0"/>
          <w:numId w:val="10"/>
        </w:numPr>
        <w:spacing w:line="259" w:lineRule="auto"/>
        <w:contextualSpacing/>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The system validates data and send confirmation on user selection</w:t>
      </w:r>
      <w:r>
        <w:rPr>
          <w:rFonts w:asciiTheme="minorHAnsi" w:eastAsiaTheme="minorHAnsi" w:hAnsiTheme="minorHAnsi" w:cstheme="minorBidi"/>
          <w:sz w:val="24"/>
          <w:szCs w:val="24"/>
        </w:rPr>
        <w:t>.</w:t>
      </w:r>
    </w:p>
    <w:p w:rsidR="00215866" w:rsidRPr="00E15E6F" w:rsidRDefault="00215866" w:rsidP="0056218A">
      <w:pPr>
        <w:spacing w:line="259" w:lineRule="auto"/>
        <w:rPr>
          <w:rFonts w:asciiTheme="minorHAnsi" w:eastAsiaTheme="minorHAnsi" w:hAnsiTheme="minorHAnsi" w:cstheme="minorBidi"/>
          <w:sz w:val="24"/>
          <w:szCs w:val="24"/>
        </w:rPr>
      </w:pPr>
    </w:p>
    <w:p w:rsidR="00215866" w:rsidRPr="00E15E6F" w:rsidRDefault="00215866" w:rsidP="0056218A">
      <w:pPr>
        <w:spacing w:line="259" w:lineRule="auto"/>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 xml:space="preserve">Customers can view the current pending invoices of all </w:t>
      </w:r>
      <w:r>
        <w:rPr>
          <w:rFonts w:asciiTheme="minorHAnsi" w:eastAsiaTheme="minorHAnsi" w:hAnsiTheme="minorHAnsi" w:cstheme="minorBidi"/>
          <w:sz w:val="24"/>
          <w:szCs w:val="24"/>
        </w:rPr>
        <w:t xml:space="preserve">their policies per plan that is setup on their account. This will allow the user see when payments are due for invoices. </w:t>
      </w:r>
    </w:p>
    <w:p w:rsidR="00215866" w:rsidRPr="00E15E6F" w:rsidRDefault="00215866" w:rsidP="0056218A">
      <w:pPr>
        <w:spacing w:line="259" w:lineRule="auto"/>
        <w:rPr>
          <w:rFonts w:asciiTheme="minorHAnsi" w:eastAsiaTheme="minorHAnsi" w:hAnsiTheme="minorHAnsi" w:cstheme="minorBidi"/>
          <w:sz w:val="24"/>
          <w:szCs w:val="24"/>
        </w:rPr>
      </w:pPr>
    </w:p>
    <w:p w:rsidR="00215866" w:rsidRPr="00E15E6F" w:rsidRDefault="00215866" w:rsidP="0056218A">
      <w:pPr>
        <w:spacing w:line="259" w:lineRule="auto"/>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The “View Invoice” use case contains the following basic steps:</w:t>
      </w:r>
    </w:p>
    <w:p w:rsidR="00215866" w:rsidRDefault="00215866" w:rsidP="0056218A">
      <w:pPr>
        <w:numPr>
          <w:ilvl w:val="0"/>
          <w:numId w:val="11"/>
        </w:numPr>
        <w:spacing w:line="259" w:lineRule="auto"/>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User selects a policy </w:t>
      </w:r>
      <w:r w:rsidRPr="00E15E6F">
        <w:rPr>
          <w:rFonts w:asciiTheme="minorHAnsi" w:eastAsiaTheme="minorHAnsi" w:hAnsiTheme="minorHAnsi" w:cstheme="minorBidi"/>
          <w:sz w:val="24"/>
          <w:szCs w:val="24"/>
        </w:rPr>
        <w:t>they wish to view current invoices and submits</w:t>
      </w:r>
      <w:r>
        <w:rPr>
          <w:rFonts w:asciiTheme="minorHAnsi" w:eastAsiaTheme="minorHAnsi" w:hAnsiTheme="minorHAnsi" w:cstheme="minorBidi"/>
          <w:sz w:val="24"/>
          <w:szCs w:val="24"/>
        </w:rPr>
        <w:t>.</w:t>
      </w:r>
    </w:p>
    <w:p w:rsidR="00215866" w:rsidRPr="00794F30" w:rsidRDefault="00215866" w:rsidP="0056218A">
      <w:pPr>
        <w:numPr>
          <w:ilvl w:val="0"/>
          <w:numId w:val="11"/>
        </w:numPr>
        <w:spacing w:line="259" w:lineRule="auto"/>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User selects invoice ID # from the list to view more specific information on invoice.</w:t>
      </w:r>
    </w:p>
    <w:p w:rsidR="00215866" w:rsidRPr="00E15E6F" w:rsidRDefault="00215866" w:rsidP="0056218A">
      <w:pPr>
        <w:numPr>
          <w:ilvl w:val="0"/>
          <w:numId w:val="11"/>
        </w:numPr>
        <w:spacing w:line="259" w:lineRule="auto"/>
        <w:contextualSpacing/>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The system retrieves data and displays all current invoices for selected policies</w:t>
      </w:r>
    </w:p>
    <w:p w:rsidR="00215866" w:rsidRDefault="00215866" w:rsidP="0056218A">
      <w:pPr>
        <w:spacing w:line="259" w:lineRule="auto"/>
        <w:rPr>
          <w:rFonts w:asciiTheme="minorHAnsi" w:eastAsiaTheme="minorHAnsi" w:hAnsiTheme="minorHAnsi" w:cstheme="minorBidi"/>
          <w:sz w:val="24"/>
          <w:szCs w:val="24"/>
        </w:rPr>
      </w:pPr>
    </w:p>
    <w:p w:rsidR="00215866" w:rsidRPr="00E15E6F" w:rsidRDefault="00215866" w:rsidP="0056218A">
      <w:pPr>
        <w:spacing w:line="259" w:lineRule="auto"/>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Administrators can update the</w:t>
      </w:r>
      <w:r>
        <w:rPr>
          <w:rFonts w:asciiTheme="minorHAnsi" w:eastAsiaTheme="minorHAnsi" w:hAnsiTheme="minorHAnsi" w:cstheme="minorBidi"/>
          <w:sz w:val="24"/>
          <w:szCs w:val="24"/>
        </w:rPr>
        <w:t xml:space="preserve"> information for i</w:t>
      </w:r>
      <w:r w:rsidRPr="00E15E6F">
        <w:rPr>
          <w:rFonts w:asciiTheme="minorHAnsi" w:eastAsiaTheme="minorHAnsi" w:hAnsiTheme="minorHAnsi" w:cstheme="minorBidi"/>
          <w:sz w:val="24"/>
          <w:szCs w:val="24"/>
        </w:rPr>
        <w:t>nvoices for their clients to view.</w:t>
      </w:r>
      <w:r>
        <w:rPr>
          <w:rFonts w:asciiTheme="minorHAnsi" w:eastAsiaTheme="minorHAnsi" w:hAnsiTheme="minorHAnsi" w:cstheme="minorBidi"/>
          <w:sz w:val="24"/>
          <w:szCs w:val="24"/>
        </w:rPr>
        <w:t xml:space="preserve"> This information can pertain several things such as whom charged the invoice, the amount charged, the deducted amount, etc.</w:t>
      </w:r>
    </w:p>
    <w:p w:rsidR="00215866" w:rsidRPr="00E15E6F" w:rsidRDefault="00215866" w:rsidP="0056218A">
      <w:pPr>
        <w:spacing w:line="259" w:lineRule="auto"/>
        <w:rPr>
          <w:rFonts w:asciiTheme="minorHAnsi" w:eastAsiaTheme="minorHAnsi" w:hAnsiTheme="minorHAnsi" w:cstheme="minorBidi"/>
          <w:sz w:val="24"/>
          <w:szCs w:val="24"/>
        </w:rPr>
      </w:pPr>
    </w:p>
    <w:p w:rsidR="00215866" w:rsidRPr="00E15E6F" w:rsidRDefault="00215866" w:rsidP="0056218A">
      <w:pPr>
        <w:spacing w:line="259" w:lineRule="auto"/>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The “Update Invoice” use case contains the following basic steps:</w:t>
      </w:r>
    </w:p>
    <w:p w:rsidR="00215866" w:rsidRPr="00E15E6F" w:rsidRDefault="00215866" w:rsidP="0056218A">
      <w:pPr>
        <w:numPr>
          <w:ilvl w:val="0"/>
          <w:numId w:val="12"/>
        </w:numPr>
        <w:spacing w:line="259" w:lineRule="auto"/>
        <w:contextualSpacing/>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User</w:t>
      </w:r>
      <w:r>
        <w:rPr>
          <w:rFonts w:asciiTheme="minorHAnsi" w:eastAsiaTheme="minorHAnsi" w:hAnsiTheme="minorHAnsi" w:cstheme="minorBidi"/>
          <w:sz w:val="24"/>
          <w:szCs w:val="24"/>
        </w:rPr>
        <w:t xml:space="preserve"> enters invoice id and submits.</w:t>
      </w:r>
    </w:p>
    <w:p w:rsidR="00215866" w:rsidRPr="00E15E6F" w:rsidRDefault="00215866" w:rsidP="0056218A">
      <w:pPr>
        <w:numPr>
          <w:ilvl w:val="0"/>
          <w:numId w:val="12"/>
        </w:numPr>
        <w:spacing w:line="259" w:lineRule="auto"/>
        <w:contextualSpacing/>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The system display</w:t>
      </w:r>
      <w:r>
        <w:rPr>
          <w:rFonts w:asciiTheme="minorHAnsi" w:eastAsiaTheme="minorHAnsi" w:hAnsiTheme="minorHAnsi" w:cstheme="minorBidi"/>
          <w:sz w:val="24"/>
          <w:szCs w:val="24"/>
        </w:rPr>
        <w:t xml:space="preserve">s the </w:t>
      </w:r>
      <w:r w:rsidRPr="00E15E6F">
        <w:rPr>
          <w:rFonts w:asciiTheme="minorHAnsi" w:eastAsiaTheme="minorHAnsi" w:hAnsiTheme="minorHAnsi" w:cstheme="minorBidi"/>
          <w:sz w:val="24"/>
          <w:szCs w:val="24"/>
        </w:rPr>
        <w:t>data on invoice</w:t>
      </w:r>
    </w:p>
    <w:p w:rsidR="00215866" w:rsidRPr="00E15E6F" w:rsidRDefault="00215866" w:rsidP="0056218A">
      <w:pPr>
        <w:numPr>
          <w:ilvl w:val="0"/>
          <w:numId w:val="12"/>
        </w:numPr>
        <w:spacing w:line="259" w:lineRule="auto"/>
        <w:contextualSpacing/>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User can edit data on invoice and submit.</w:t>
      </w:r>
    </w:p>
    <w:p w:rsidR="00215866" w:rsidRPr="00E15E6F" w:rsidRDefault="00215866" w:rsidP="0056218A">
      <w:pPr>
        <w:numPr>
          <w:ilvl w:val="0"/>
          <w:numId w:val="12"/>
        </w:numPr>
        <w:spacing w:line="259" w:lineRule="auto"/>
        <w:contextualSpacing/>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Systems sends back confirmation.</w:t>
      </w:r>
    </w:p>
    <w:p w:rsidR="00215866" w:rsidRPr="00E15E6F" w:rsidRDefault="00215866" w:rsidP="0056218A">
      <w:pPr>
        <w:spacing w:line="259" w:lineRule="auto"/>
        <w:rPr>
          <w:rFonts w:asciiTheme="minorHAnsi" w:eastAsiaTheme="minorHAnsi" w:hAnsiTheme="minorHAnsi" w:cstheme="minorBidi"/>
          <w:b/>
          <w:sz w:val="28"/>
          <w:szCs w:val="28"/>
        </w:rPr>
      </w:pPr>
    </w:p>
    <w:p w:rsidR="00215866" w:rsidRPr="004657F9" w:rsidRDefault="004657F9" w:rsidP="0056218A">
      <w:pPr>
        <w:rPr>
          <w:b/>
          <w:sz w:val="24"/>
          <w:szCs w:val="24"/>
          <w:u w:val="single"/>
        </w:rPr>
      </w:pPr>
      <w:r>
        <w:rPr>
          <w:b/>
          <w:sz w:val="24"/>
          <w:szCs w:val="24"/>
          <w:u w:val="single"/>
        </w:rPr>
        <w:t xml:space="preserve">Module </w:t>
      </w:r>
      <w:r w:rsidR="00215866" w:rsidRPr="004657F9">
        <w:rPr>
          <w:b/>
          <w:sz w:val="24"/>
          <w:szCs w:val="24"/>
          <w:u w:val="single"/>
        </w:rPr>
        <w:t>Billing History</w:t>
      </w:r>
    </w:p>
    <w:p w:rsidR="00215866" w:rsidRPr="00E15E6F" w:rsidRDefault="00215866" w:rsidP="0056218A">
      <w:pPr>
        <w:spacing w:line="259" w:lineRule="auto"/>
        <w:rPr>
          <w:rFonts w:asciiTheme="minorHAnsi" w:eastAsiaTheme="minorHAnsi" w:hAnsiTheme="minorHAnsi" w:cstheme="minorBidi"/>
          <w:b/>
          <w:sz w:val="28"/>
          <w:szCs w:val="28"/>
        </w:rPr>
      </w:pPr>
    </w:p>
    <w:p w:rsidR="00215866" w:rsidRPr="00E15E6F" w:rsidRDefault="00215866" w:rsidP="0056218A">
      <w:pPr>
        <w:spacing w:line="259" w:lineRule="auto"/>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Both the customer and administrators can search for invoice</w:t>
      </w:r>
      <w:r>
        <w:rPr>
          <w:rFonts w:asciiTheme="minorHAnsi" w:eastAsiaTheme="minorHAnsi" w:hAnsiTheme="minorHAnsi" w:cstheme="minorBidi"/>
          <w:sz w:val="24"/>
          <w:szCs w:val="24"/>
        </w:rPr>
        <w:t>s</w:t>
      </w:r>
      <w:r w:rsidRPr="00E15E6F">
        <w:rPr>
          <w:rFonts w:asciiTheme="minorHAnsi" w:eastAsiaTheme="minorHAnsi" w:hAnsiTheme="minorHAnsi" w:cstheme="minorBidi"/>
          <w:sz w:val="24"/>
          <w:szCs w:val="24"/>
        </w:rPr>
        <w:t>.</w:t>
      </w:r>
      <w:r>
        <w:rPr>
          <w:rFonts w:asciiTheme="minorHAnsi" w:eastAsiaTheme="minorHAnsi" w:hAnsiTheme="minorHAnsi" w:cstheme="minorBidi"/>
          <w:sz w:val="24"/>
          <w:szCs w:val="24"/>
        </w:rPr>
        <w:t xml:space="preserve"> The user can submit the invoice id or selects a date range to view all invoices open during that time.</w:t>
      </w:r>
    </w:p>
    <w:p w:rsidR="00215866" w:rsidRPr="00E15E6F" w:rsidRDefault="00215866" w:rsidP="0056218A">
      <w:pPr>
        <w:spacing w:line="259" w:lineRule="auto"/>
        <w:rPr>
          <w:rFonts w:asciiTheme="minorHAnsi" w:eastAsiaTheme="minorHAnsi" w:hAnsiTheme="minorHAnsi" w:cstheme="minorBidi"/>
          <w:sz w:val="24"/>
          <w:szCs w:val="24"/>
        </w:rPr>
      </w:pPr>
    </w:p>
    <w:p w:rsidR="00215866" w:rsidRPr="00E15E6F" w:rsidRDefault="00215866" w:rsidP="0056218A">
      <w:pPr>
        <w:spacing w:line="259" w:lineRule="auto"/>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The “Search an Invoice” use case contains the following basic steps:</w:t>
      </w:r>
    </w:p>
    <w:p w:rsidR="00215866" w:rsidRDefault="00215866" w:rsidP="0056218A">
      <w:pPr>
        <w:numPr>
          <w:ilvl w:val="0"/>
          <w:numId w:val="13"/>
        </w:numPr>
        <w:spacing w:line="259" w:lineRule="auto"/>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The user enters </w:t>
      </w:r>
      <w:r w:rsidRPr="00E15E6F">
        <w:rPr>
          <w:rFonts w:asciiTheme="minorHAnsi" w:eastAsiaTheme="minorHAnsi" w:hAnsiTheme="minorHAnsi" w:cstheme="minorBidi"/>
          <w:sz w:val="24"/>
          <w:szCs w:val="24"/>
        </w:rPr>
        <w:t>the invoice</w:t>
      </w:r>
      <w:r>
        <w:rPr>
          <w:rFonts w:asciiTheme="minorHAnsi" w:eastAsiaTheme="minorHAnsi" w:hAnsiTheme="minorHAnsi" w:cstheme="minorBidi"/>
          <w:sz w:val="24"/>
          <w:szCs w:val="24"/>
        </w:rPr>
        <w:t xml:space="preserve"> id or selects date range</w:t>
      </w:r>
      <w:r w:rsidRPr="00E15E6F">
        <w:rPr>
          <w:rFonts w:asciiTheme="minorHAnsi" w:eastAsiaTheme="minorHAnsi" w:hAnsiTheme="minorHAnsi" w:cstheme="minorBidi"/>
          <w:sz w:val="24"/>
          <w:szCs w:val="24"/>
        </w:rPr>
        <w:t xml:space="preserve"> and </w:t>
      </w:r>
      <w:r>
        <w:rPr>
          <w:rFonts w:asciiTheme="minorHAnsi" w:eastAsiaTheme="minorHAnsi" w:hAnsiTheme="minorHAnsi" w:cstheme="minorBidi"/>
          <w:sz w:val="24"/>
          <w:szCs w:val="24"/>
        </w:rPr>
        <w:t xml:space="preserve">then </w:t>
      </w:r>
      <w:r w:rsidRPr="00E15E6F">
        <w:rPr>
          <w:rFonts w:asciiTheme="minorHAnsi" w:eastAsiaTheme="minorHAnsi" w:hAnsiTheme="minorHAnsi" w:cstheme="minorBidi"/>
          <w:sz w:val="24"/>
          <w:szCs w:val="24"/>
        </w:rPr>
        <w:t>submits.</w:t>
      </w:r>
    </w:p>
    <w:p w:rsidR="00215866" w:rsidRDefault="00215866" w:rsidP="0056218A">
      <w:pPr>
        <w:numPr>
          <w:ilvl w:val="0"/>
          <w:numId w:val="13"/>
        </w:numPr>
        <w:spacing w:line="259" w:lineRule="auto"/>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The system will display either the invoice matching id or invoices with date range.</w:t>
      </w:r>
    </w:p>
    <w:p w:rsidR="00215866" w:rsidRPr="00E15E6F" w:rsidRDefault="00215866" w:rsidP="0056218A">
      <w:pPr>
        <w:numPr>
          <w:ilvl w:val="0"/>
          <w:numId w:val="13"/>
        </w:numPr>
        <w:spacing w:line="259" w:lineRule="auto"/>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User can select one to view information on it.</w:t>
      </w:r>
    </w:p>
    <w:p w:rsidR="00215866" w:rsidRPr="00E15E6F" w:rsidRDefault="00215866" w:rsidP="0056218A">
      <w:pPr>
        <w:numPr>
          <w:ilvl w:val="0"/>
          <w:numId w:val="13"/>
        </w:numPr>
        <w:spacing w:line="259" w:lineRule="auto"/>
        <w:contextualSpacing/>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 xml:space="preserve">The systems </w:t>
      </w:r>
      <w:r>
        <w:rPr>
          <w:rFonts w:asciiTheme="minorHAnsi" w:eastAsiaTheme="minorHAnsi" w:hAnsiTheme="minorHAnsi" w:cstheme="minorBidi"/>
          <w:sz w:val="24"/>
          <w:szCs w:val="24"/>
        </w:rPr>
        <w:t>displays the selection.</w:t>
      </w:r>
    </w:p>
    <w:p w:rsidR="00215866" w:rsidRPr="00E15E6F" w:rsidRDefault="00215866" w:rsidP="0056218A">
      <w:pPr>
        <w:spacing w:line="259" w:lineRule="auto"/>
        <w:rPr>
          <w:rFonts w:asciiTheme="minorHAnsi" w:eastAsiaTheme="minorHAnsi" w:hAnsiTheme="minorHAnsi" w:cstheme="minorBidi"/>
          <w:sz w:val="24"/>
          <w:szCs w:val="24"/>
        </w:rPr>
      </w:pPr>
    </w:p>
    <w:p w:rsidR="00215866" w:rsidRPr="00E15E6F" w:rsidRDefault="00215866" w:rsidP="0056218A">
      <w:pPr>
        <w:spacing w:line="259" w:lineRule="auto"/>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 xml:space="preserve">Both the customers and administrators can see the payments done for customer. </w:t>
      </w:r>
      <w:r>
        <w:rPr>
          <w:rFonts w:asciiTheme="minorHAnsi" w:eastAsiaTheme="minorHAnsi" w:hAnsiTheme="minorHAnsi" w:cstheme="minorBidi"/>
          <w:sz w:val="24"/>
          <w:szCs w:val="24"/>
        </w:rPr>
        <w:t>The user enters the account ID and selects a date range to view all payments made during that time.</w:t>
      </w:r>
    </w:p>
    <w:p w:rsidR="00215866" w:rsidRPr="00E15E6F" w:rsidRDefault="00215866" w:rsidP="0056218A">
      <w:pPr>
        <w:spacing w:line="259" w:lineRule="auto"/>
        <w:rPr>
          <w:rFonts w:asciiTheme="minorHAnsi" w:eastAsiaTheme="minorHAnsi" w:hAnsiTheme="minorHAnsi" w:cstheme="minorBidi"/>
          <w:sz w:val="24"/>
          <w:szCs w:val="24"/>
        </w:rPr>
      </w:pPr>
    </w:p>
    <w:p w:rsidR="00215866" w:rsidRPr="00E15E6F" w:rsidRDefault="00215866" w:rsidP="0056218A">
      <w:pPr>
        <w:spacing w:line="259" w:lineRule="auto"/>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The “View Payments Done” use case contains the following basic steps</w:t>
      </w:r>
    </w:p>
    <w:p w:rsidR="00215866" w:rsidRDefault="00215866" w:rsidP="0056218A">
      <w:pPr>
        <w:numPr>
          <w:ilvl w:val="0"/>
          <w:numId w:val="14"/>
        </w:numPr>
        <w:spacing w:line="259" w:lineRule="auto"/>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The user enters the account id or selects date range</w:t>
      </w:r>
      <w:r w:rsidRPr="00E15E6F">
        <w:rPr>
          <w:rFonts w:asciiTheme="minorHAnsi" w:eastAsiaTheme="minorHAnsi" w:hAnsiTheme="minorHAnsi" w:cstheme="minorBidi"/>
          <w:sz w:val="24"/>
          <w:szCs w:val="24"/>
        </w:rPr>
        <w:t xml:space="preserve"> and </w:t>
      </w:r>
      <w:r>
        <w:rPr>
          <w:rFonts w:asciiTheme="minorHAnsi" w:eastAsiaTheme="minorHAnsi" w:hAnsiTheme="minorHAnsi" w:cstheme="minorBidi"/>
          <w:sz w:val="24"/>
          <w:szCs w:val="24"/>
        </w:rPr>
        <w:t xml:space="preserve">then </w:t>
      </w:r>
      <w:r w:rsidRPr="00E15E6F">
        <w:rPr>
          <w:rFonts w:asciiTheme="minorHAnsi" w:eastAsiaTheme="minorHAnsi" w:hAnsiTheme="minorHAnsi" w:cstheme="minorBidi"/>
          <w:sz w:val="24"/>
          <w:szCs w:val="24"/>
        </w:rPr>
        <w:t>submits.</w:t>
      </w:r>
    </w:p>
    <w:p w:rsidR="00215866" w:rsidRDefault="00215866" w:rsidP="0056218A">
      <w:pPr>
        <w:numPr>
          <w:ilvl w:val="0"/>
          <w:numId w:val="14"/>
        </w:numPr>
        <w:spacing w:line="259" w:lineRule="auto"/>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The system will display all payments made during the date range.</w:t>
      </w:r>
    </w:p>
    <w:p w:rsidR="00215866" w:rsidRPr="00E15E6F" w:rsidRDefault="00215866" w:rsidP="0056218A">
      <w:pPr>
        <w:numPr>
          <w:ilvl w:val="0"/>
          <w:numId w:val="14"/>
        </w:numPr>
        <w:spacing w:line="259" w:lineRule="auto"/>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User can select one to view information on it.</w:t>
      </w:r>
    </w:p>
    <w:p w:rsidR="00215866" w:rsidRPr="00E15E6F" w:rsidRDefault="00215866" w:rsidP="0056218A">
      <w:pPr>
        <w:numPr>
          <w:ilvl w:val="0"/>
          <w:numId w:val="14"/>
        </w:numPr>
        <w:spacing w:line="259" w:lineRule="auto"/>
        <w:contextualSpacing/>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 xml:space="preserve">The systems </w:t>
      </w:r>
      <w:r>
        <w:rPr>
          <w:rFonts w:asciiTheme="minorHAnsi" w:eastAsiaTheme="minorHAnsi" w:hAnsiTheme="minorHAnsi" w:cstheme="minorBidi"/>
          <w:sz w:val="24"/>
          <w:szCs w:val="24"/>
        </w:rPr>
        <w:t>displays the selection.</w:t>
      </w:r>
    </w:p>
    <w:p w:rsidR="00215866" w:rsidRPr="00E15E6F" w:rsidRDefault="00215866" w:rsidP="0056218A">
      <w:pPr>
        <w:spacing w:line="259" w:lineRule="auto"/>
        <w:rPr>
          <w:rFonts w:asciiTheme="minorHAnsi" w:eastAsiaTheme="minorHAnsi" w:hAnsiTheme="minorHAnsi" w:cstheme="minorBidi"/>
          <w:sz w:val="24"/>
          <w:szCs w:val="24"/>
        </w:rPr>
      </w:pPr>
    </w:p>
    <w:p w:rsidR="00215866" w:rsidRPr="00E15E6F" w:rsidRDefault="00215866" w:rsidP="0056218A">
      <w:pPr>
        <w:spacing w:line="259" w:lineRule="auto"/>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 xml:space="preserve">Both the customers and administrators can view the balance for customer. </w:t>
      </w:r>
      <w:r>
        <w:rPr>
          <w:rFonts w:asciiTheme="minorHAnsi" w:eastAsiaTheme="minorHAnsi" w:hAnsiTheme="minorHAnsi" w:cstheme="minorBidi"/>
          <w:sz w:val="24"/>
          <w:szCs w:val="24"/>
        </w:rPr>
        <w:t xml:space="preserve">The user enters the account ID and submits. The system will display the current balance for that account ID.  It will also display pending changes if any payment transfer are in effect. </w:t>
      </w:r>
    </w:p>
    <w:p w:rsidR="00215866" w:rsidRPr="00E15E6F" w:rsidRDefault="00215866" w:rsidP="0056218A">
      <w:pPr>
        <w:spacing w:line="259" w:lineRule="auto"/>
        <w:rPr>
          <w:rFonts w:asciiTheme="minorHAnsi" w:eastAsiaTheme="minorHAnsi" w:hAnsiTheme="minorHAnsi" w:cstheme="minorBidi"/>
          <w:sz w:val="24"/>
          <w:szCs w:val="24"/>
        </w:rPr>
      </w:pPr>
    </w:p>
    <w:p w:rsidR="00215866" w:rsidRPr="00E15E6F" w:rsidRDefault="00215866" w:rsidP="0056218A">
      <w:pPr>
        <w:spacing w:line="259" w:lineRule="auto"/>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The “View Balance” use case contains the following basic steps</w:t>
      </w:r>
    </w:p>
    <w:p w:rsidR="00215866" w:rsidRPr="00E15E6F" w:rsidRDefault="00215866" w:rsidP="0056218A">
      <w:pPr>
        <w:numPr>
          <w:ilvl w:val="0"/>
          <w:numId w:val="15"/>
        </w:numPr>
        <w:spacing w:line="259" w:lineRule="auto"/>
        <w:contextualSpacing/>
        <w:rPr>
          <w:rFonts w:asciiTheme="minorHAnsi" w:eastAsiaTheme="minorHAnsi" w:hAnsiTheme="minorHAnsi" w:cstheme="minorBidi"/>
          <w:sz w:val="24"/>
          <w:szCs w:val="24"/>
        </w:rPr>
      </w:pPr>
      <w:r w:rsidRPr="00E15E6F">
        <w:rPr>
          <w:rFonts w:asciiTheme="minorHAnsi" w:eastAsiaTheme="minorHAnsi" w:hAnsiTheme="minorHAnsi" w:cstheme="minorBidi"/>
          <w:sz w:val="24"/>
          <w:szCs w:val="24"/>
        </w:rPr>
        <w:t xml:space="preserve">The user </w:t>
      </w:r>
      <w:r>
        <w:rPr>
          <w:rFonts w:asciiTheme="minorHAnsi" w:eastAsiaTheme="minorHAnsi" w:hAnsiTheme="minorHAnsi" w:cstheme="minorBidi"/>
          <w:sz w:val="24"/>
          <w:szCs w:val="24"/>
        </w:rPr>
        <w:t>enter their account id and submits</w:t>
      </w:r>
    </w:p>
    <w:p w:rsidR="00215866" w:rsidRPr="00E15E6F" w:rsidRDefault="00215866" w:rsidP="0056218A">
      <w:pPr>
        <w:numPr>
          <w:ilvl w:val="0"/>
          <w:numId w:val="15"/>
        </w:numPr>
        <w:spacing w:line="259" w:lineRule="auto"/>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The system displays the current </w:t>
      </w:r>
      <w:r w:rsidRPr="00E15E6F">
        <w:rPr>
          <w:rFonts w:asciiTheme="minorHAnsi" w:eastAsiaTheme="minorHAnsi" w:hAnsiTheme="minorHAnsi" w:cstheme="minorBidi"/>
          <w:sz w:val="24"/>
          <w:szCs w:val="24"/>
        </w:rPr>
        <w:t>balance</w:t>
      </w:r>
      <w:r>
        <w:rPr>
          <w:rFonts w:asciiTheme="minorHAnsi" w:eastAsiaTheme="minorHAnsi" w:hAnsiTheme="minorHAnsi" w:cstheme="minorBidi"/>
          <w:sz w:val="24"/>
          <w:szCs w:val="24"/>
        </w:rPr>
        <w:t xml:space="preserve"> with pending charges if applicable</w:t>
      </w:r>
      <w:r w:rsidRPr="00E15E6F">
        <w:rPr>
          <w:rFonts w:asciiTheme="minorHAnsi" w:eastAsiaTheme="minorHAnsi" w:hAnsiTheme="minorHAnsi" w:cstheme="minorBidi"/>
          <w:sz w:val="24"/>
          <w:szCs w:val="24"/>
        </w:rPr>
        <w:t xml:space="preserve"> for user.</w:t>
      </w:r>
    </w:p>
    <w:p w:rsidR="00E15E6F" w:rsidRPr="00E15E6F" w:rsidRDefault="00E15E6F" w:rsidP="0056218A">
      <w:pPr>
        <w:spacing w:line="259" w:lineRule="auto"/>
        <w:rPr>
          <w:rFonts w:asciiTheme="minorHAnsi" w:eastAsiaTheme="minorHAnsi" w:hAnsiTheme="minorHAnsi" w:cstheme="minorBidi"/>
          <w:sz w:val="24"/>
          <w:szCs w:val="24"/>
        </w:rPr>
      </w:pPr>
    </w:p>
    <w:p w:rsidR="00E15E6F" w:rsidRDefault="00E15E6F" w:rsidP="0056218A">
      <w:pPr>
        <w:rPr>
          <w:sz w:val="24"/>
          <w:szCs w:val="24"/>
          <w:u w:val="single"/>
        </w:rPr>
      </w:pPr>
    </w:p>
    <w:p w:rsidR="00B619CF" w:rsidRPr="004657F9" w:rsidRDefault="004657F9" w:rsidP="0056218A">
      <w:pPr>
        <w:rPr>
          <w:b/>
          <w:sz w:val="24"/>
          <w:szCs w:val="24"/>
          <w:u w:val="single"/>
        </w:rPr>
      </w:pPr>
      <w:r>
        <w:rPr>
          <w:b/>
          <w:sz w:val="24"/>
          <w:szCs w:val="24"/>
          <w:u w:val="single"/>
        </w:rPr>
        <w:t>Modules Contact</w:t>
      </w:r>
    </w:p>
    <w:p w:rsidR="00B619CF" w:rsidRDefault="00B619CF" w:rsidP="0056218A">
      <w:pPr>
        <w:rPr>
          <w:sz w:val="24"/>
          <w:szCs w:val="24"/>
        </w:rPr>
      </w:pPr>
    </w:p>
    <w:p w:rsidR="00B619CF" w:rsidRDefault="00B619CF" w:rsidP="0056218A">
      <w:pPr>
        <w:rPr>
          <w:sz w:val="24"/>
          <w:szCs w:val="24"/>
        </w:rPr>
      </w:pPr>
      <w:r>
        <w:rPr>
          <w:sz w:val="24"/>
          <w:szCs w:val="24"/>
        </w:rPr>
        <w:t>Post a comment-</w:t>
      </w:r>
    </w:p>
    <w:p w:rsidR="00B619CF" w:rsidRDefault="00B619CF" w:rsidP="0056218A">
      <w:pPr>
        <w:rPr>
          <w:sz w:val="24"/>
          <w:szCs w:val="24"/>
        </w:rPr>
      </w:pPr>
      <w:r>
        <w:rPr>
          <w:sz w:val="24"/>
          <w:szCs w:val="24"/>
        </w:rPr>
        <w:t xml:space="preserve">Any current customer register should be able to post a question and await a response from a </w:t>
      </w:r>
      <w:r w:rsidRPr="00365CF9">
        <w:rPr>
          <w:sz w:val="24"/>
          <w:szCs w:val="24"/>
        </w:rPr>
        <w:t>representative.</w:t>
      </w:r>
      <w:r>
        <w:rPr>
          <w:sz w:val="24"/>
          <w:szCs w:val="24"/>
        </w:rPr>
        <w:t xml:space="preserve"> The user will be allowed to ask as many questions he or she may like. The admin will not have the ability to ask questions.</w:t>
      </w:r>
    </w:p>
    <w:p w:rsidR="00B619CF" w:rsidRDefault="00B619CF" w:rsidP="0056218A">
      <w:pPr>
        <w:rPr>
          <w:sz w:val="24"/>
          <w:szCs w:val="24"/>
        </w:rPr>
      </w:pPr>
    </w:p>
    <w:p w:rsidR="00B619CF" w:rsidRDefault="00B619CF" w:rsidP="0056218A">
      <w:pPr>
        <w:rPr>
          <w:sz w:val="24"/>
          <w:szCs w:val="24"/>
        </w:rPr>
      </w:pPr>
      <w:r>
        <w:rPr>
          <w:sz w:val="24"/>
          <w:szCs w:val="24"/>
        </w:rPr>
        <w:t>“Post a question” use has these basic steps:</w:t>
      </w:r>
    </w:p>
    <w:p w:rsidR="00B619CF" w:rsidRPr="00365CF9" w:rsidRDefault="00B619CF" w:rsidP="0056218A">
      <w:pPr>
        <w:pStyle w:val="ListParagraph"/>
        <w:numPr>
          <w:ilvl w:val="0"/>
          <w:numId w:val="7"/>
        </w:numPr>
        <w:rPr>
          <w:sz w:val="24"/>
          <w:szCs w:val="24"/>
        </w:rPr>
      </w:pPr>
      <w:r w:rsidRPr="00365CF9">
        <w:rPr>
          <w:sz w:val="24"/>
          <w:szCs w:val="24"/>
        </w:rPr>
        <w:t>User fills and submits form</w:t>
      </w:r>
      <w:r>
        <w:rPr>
          <w:sz w:val="24"/>
          <w:szCs w:val="24"/>
        </w:rPr>
        <w:t>.</w:t>
      </w:r>
    </w:p>
    <w:p w:rsidR="00B619CF" w:rsidRDefault="00B619CF" w:rsidP="0056218A">
      <w:pPr>
        <w:pStyle w:val="ListParagraph"/>
        <w:numPr>
          <w:ilvl w:val="0"/>
          <w:numId w:val="7"/>
        </w:numPr>
        <w:rPr>
          <w:sz w:val="24"/>
          <w:szCs w:val="24"/>
        </w:rPr>
      </w:pPr>
      <w:r w:rsidRPr="00365CF9">
        <w:rPr>
          <w:sz w:val="24"/>
          <w:szCs w:val="24"/>
        </w:rPr>
        <w:t>Systems requests user to type in a code displayed as security measure to avoid spam</w:t>
      </w:r>
      <w:r>
        <w:rPr>
          <w:sz w:val="24"/>
          <w:szCs w:val="24"/>
        </w:rPr>
        <w:t>.</w:t>
      </w:r>
    </w:p>
    <w:p w:rsidR="00B619CF" w:rsidRDefault="00B619CF" w:rsidP="0056218A">
      <w:pPr>
        <w:pStyle w:val="ListParagraph"/>
        <w:numPr>
          <w:ilvl w:val="0"/>
          <w:numId w:val="7"/>
        </w:numPr>
        <w:rPr>
          <w:sz w:val="24"/>
          <w:szCs w:val="24"/>
        </w:rPr>
      </w:pPr>
      <w:r w:rsidRPr="00365CF9">
        <w:rPr>
          <w:sz w:val="24"/>
          <w:szCs w:val="24"/>
        </w:rPr>
        <w:t>System validates code</w:t>
      </w:r>
      <w:r>
        <w:rPr>
          <w:sz w:val="24"/>
          <w:szCs w:val="24"/>
        </w:rPr>
        <w:t>.</w:t>
      </w:r>
    </w:p>
    <w:p w:rsidR="00B619CF" w:rsidRPr="00365CF9" w:rsidRDefault="00B619CF" w:rsidP="0056218A">
      <w:pPr>
        <w:pStyle w:val="ListParagraph"/>
        <w:numPr>
          <w:ilvl w:val="0"/>
          <w:numId w:val="7"/>
        </w:numPr>
        <w:rPr>
          <w:sz w:val="24"/>
          <w:szCs w:val="24"/>
        </w:rPr>
      </w:pPr>
      <w:r w:rsidRPr="00365CF9">
        <w:rPr>
          <w:sz w:val="24"/>
          <w:szCs w:val="24"/>
        </w:rPr>
        <w:t>System creates a thread with customer’s question</w:t>
      </w:r>
      <w:r>
        <w:rPr>
          <w:sz w:val="24"/>
          <w:szCs w:val="24"/>
        </w:rPr>
        <w:t>.</w:t>
      </w:r>
    </w:p>
    <w:p w:rsidR="00B619CF" w:rsidRDefault="00B619CF" w:rsidP="0056218A">
      <w:pPr>
        <w:rPr>
          <w:sz w:val="24"/>
          <w:szCs w:val="24"/>
        </w:rPr>
      </w:pPr>
    </w:p>
    <w:p w:rsidR="00B619CF" w:rsidRDefault="00B619CF" w:rsidP="0056218A">
      <w:pPr>
        <w:rPr>
          <w:sz w:val="24"/>
          <w:szCs w:val="24"/>
        </w:rPr>
      </w:pPr>
      <w:r>
        <w:rPr>
          <w:sz w:val="24"/>
          <w:szCs w:val="24"/>
        </w:rPr>
        <w:t>View previous communication-</w:t>
      </w:r>
    </w:p>
    <w:p w:rsidR="00B619CF" w:rsidRDefault="00B619CF" w:rsidP="0056218A">
      <w:pPr>
        <w:rPr>
          <w:sz w:val="24"/>
          <w:szCs w:val="24"/>
        </w:rPr>
      </w:pPr>
      <w:r>
        <w:rPr>
          <w:sz w:val="24"/>
          <w:szCs w:val="24"/>
        </w:rPr>
        <w:t>Both customer and Administrator will have the ability to view all previous communication with each other. Customer will have the ability to see all the communication made with our organization, for every thread made. Admin will have the ability to see all the answer made on questions as well as the answers made by fellow coworkers.</w:t>
      </w:r>
    </w:p>
    <w:p w:rsidR="00B619CF" w:rsidRDefault="00B619CF" w:rsidP="0056218A">
      <w:pPr>
        <w:rPr>
          <w:sz w:val="24"/>
          <w:szCs w:val="24"/>
        </w:rPr>
      </w:pPr>
    </w:p>
    <w:p w:rsidR="00B619CF" w:rsidRDefault="00B619CF" w:rsidP="0056218A">
      <w:pPr>
        <w:rPr>
          <w:sz w:val="24"/>
          <w:szCs w:val="24"/>
        </w:rPr>
      </w:pPr>
      <w:r>
        <w:rPr>
          <w:sz w:val="24"/>
          <w:szCs w:val="24"/>
        </w:rPr>
        <w:t>“View previous communication” use has these basic steps:</w:t>
      </w:r>
    </w:p>
    <w:p w:rsidR="00B619CF" w:rsidRPr="00365CF9" w:rsidRDefault="00B619CF" w:rsidP="0056218A">
      <w:pPr>
        <w:pStyle w:val="ListParagraph"/>
        <w:numPr>
          <w:ilvl w:val="0"/>
          <w:numId w:val="8"/>
        </w:numPr>
        <w:rPr>
          <w:sz w:val="24"/>
          <w:szCs w:val="24"/>
        </w:rPr>
      </w:pPr>
      <w:r w:rsidRPr="00365CF9">
        <w:rPr>
          <w:sz w:val="24"/>
          <w:szCs w:val="24"/>
        </w:rPr>
        <w:t>User has an option to click “All communication”</w:t>
      </w:r>
      <w:r>
        <w:rPr>
          <w:sz w:val="24"/>
          <w:szCs w:val="24"/>
        </w:rPr>
        <w:t>.</w:t>
      </w:r>
    </w:p>
    <w:p w:rsidR="00B619CF" w:rsidRPr="00365CF9" w:rsidRDefault="00B619CF" w:rsidP="0056218A">
      <w:pPr>
        <w:pStyle w:val="ListParagraph"/>
        <w:numPr>
          <w:ilvl w:val="0"/>
          <w:numId w:val="8"/>
        </w:numPr>
        <w:rPr>
          <w:sz w:val="24"/>
          <w:szCs w:val="24"/>
        </w:rPr>
      </w:pPr>
      <w:r w:rsidRPr="00365CF9">
        <w:rPr>
          <w:sz w:val="24"/>
          <w:szCs w:val="24"/>
        </w:rPr>
        <w:t>System retrieves and displays every thread made by user</w:t>
      </w:r>
      <w:r>
        <w:rPr>
          <w:sz w:val="24"/>
          <w:szCs w:val="24"/>
        </w:rPr>
        <w:t>.</w:t>
      </w:r>
    </w:p>
    <w:p w:rsidR="00B619CF" w:rsidRDefault="00B619CF" w:rsidP="0056218A">
      <w:pPr>
        <w:rPr>
          <w:sz w:val="24"/>
          <w:szCs w:val="24"/>
        </w:rPr>
      </w:pPr>
    </w:p>
    <w:p w:rsidR="00B619CF" w:rsidRDefault="00B619CF" w:rsidP="0056218A">
      <w:pPr>
        <w:rPr>
          <w:sz w:val="24"/>
          <w:szCs w:val="24"/>
        </w:rPr>
      </w:pPr>
      <w:r>
        <w:rPr>
          <w:sz w:val="24"/>
          <w:szCs w:val="24"/>
        </w:rPr>
        <w:lastRenderedPageBreak/>
        <w:t xml:space="preserve">The admins will have the ability to post answer to any of the questions submitted by the customers. Any admin has this ability and may at any time view questions made by customers and answer if he or she chooses. </w:t>
      </w:r>
    </w:p>
    <w:p w:rsidR="00B619CF" w:rsidRDefault="00B619CF" w:rsidP="0056218A">
      <w:pPr>
        <w:rPr>
          <w:sz w:val="24"/>
          <w:szCs w:val="24"/>
        </w:rPr>
      </w:pPr>
    </w:p>
    <w:p w:rsidR="00B619CF" w:rsidRDefault="00B619CF" w:rsidP="0056218A">
      <w:pPr>
        <w:rPr>
          <w:sz w:val="24"/>
          <w:szCs w:val="24"/>
        </w:rPr>
      </w:pPr>
      <w:r>
        <w:rPr>
          <w:sz w:val="24"/>
          <w:szCs w:val="24"/>
        </w:rPr>
        <w:t>“Answer questions” use has these basic steps:</w:t>
      </w:r>
    </w:p>
    <w:p w:rsidR="00B619CF" w:rsidRDefault="00B619CF" w:rsidP="0056218A">
      <w:pPr>
        <w:pStyle w:val="ListParagraph"/>
        <w:numPr>
          <w:ilvl w:val="0"/>
          <w:numId w:val="3"/>
        </w:numPr>
        <w:rPr>
          <w:sz w:val="24"/>
          <w:szCs w:val="24"/>
        </w:rPr>
      </w:pPr>
      <w:r>
        <w:rPr>
          <w:sz w:val="24"/>
          <w:szCs w:val="24"/>
        </w:rPr>
        <w:t>System retrieves all questions posted by customers.</w:t>
      </w:r>
    </w:p>
    <w:p w:rsidR="00B619CF" w:rsidRDefault="00B619CF" w:rsidP="0056218A">
      <w:pPr>
        <w:pStyle w:val="ListParagraph"/>
        <w:numPr>
          <w:ilvl w:val="0"/>
          <w:numId w:val="3"/>
        </w:numPr>
        <w:rPr>
          <w:sz w:val="24"/>
          <w:szCs w:val="24"/>
        </w:rPr>
      </w:pPr>
      <w:r>
        <w:rPr>
          <w:sz w:val="24"/>
          <w:szCs w:val="24"/>
        </w:rPr>
        <w:t>Admin fills reply form and submits answer.</w:t>
      </w:r>
    </w:p>
    <w:p w:rsidR="00B619CF" w:rsidRDefault="00B619CF" w:rsidP="0056218A">
      <w:pPr>
        <w:pStyle w:val="ListParagraph"/>
        <w:numPr>
          <w:ilvl w:val="0"/>
          <w:numId w:val="3"/>
        </w:numPr>
        <w:rPr>
          <w:sz w:val="24"/>
          <w:szCs w:val="24"/>
        </w:rPr>
      </w:pPr>
      <w:r>
        <w:rPr>
          <w:sz w:val="24"/>
          <w:szCs w:val="24"/>
        </w:rPr>
        <w:t>System creates a replay message within the customer’s original question.</w:t>
      </w:r>
    </w:p>
    <w:p w:rsidR="00B619CF" w:rsidRDefault="00B619CF" w:rsidP="0056218A">
      <w:pPr>
        <w:ind w:left="360"/>
        <w:rPr>
          <w:sz w:val="24"/>
          <w:szCs w:val="24"/>
        </w:rPr>
      </w:pPr>
    </w:p>
    <w:p w:rsidR="004657F9" w:rsidRDefault="004657F9" w:rsidP="0056218A">
      <w:pPr>
        <w:rPr>
          <w:b/>
          <w:sz w:val="24"/>
          <w:szCs w:val="24"/>
          <w:u w:val="single"/>
        </w:rPr>
      </w:pPr>
    </w:p>
    <w:p w:rsidR="004657F9" w:rsidRDefault="004657F9" w:rsidP="0056218A">
      <w:pPr>
        <w:rPr>
          <w:b/>
          <w:sz w:val="24"/>
          <w:szCs w:val="24"/>
          <w:u w:val="single"/>
        </w:rPr>
      </w:pPr>
      <w:r>
        <w:rPr>
          <w:b/>
          <w:sz w:val="24"/>
          <w:szCs w:val="24"/>
          <w:u w:val="single"/>
        </w:rPr>
        <w:t>Module Support</w:t>
      </w:r>
    </w:p>
    <w:p w:rsidR="00E60972" w:rsidRPr="004657F9" w:rsidRDefault="00E60972" w:rsidP="0056218A">
      <w:pPr>
        <w:rPr>
          <w:b/>
          <w:sz w:val="24"/>
          <w:szCs w:val="24"/>
          <w:u w:val="single"/>
        </w:rPr>
      </w:pPr>
    </w:p>
    <w:p w:rsidR="00B619CF" w:rsidRDefault="00B619CF" w:rsidP="0056218A">
      <w:pPr>
        <w:rPr>
          <w:sz w:val="24"/>
          <w:szCs w:val="24"/>
        </w:rPr>
      </w:pPr>
      <w:r>
        <w:rPr>
          <w:sz w:val="24"/>
          <w:szCs w:val="24"/>
        </w:rPr>
        <w:t>Create thread for questions and comments-</w:t>
      </w:r>
    </w:p>
    <w:p w:rsidR="00B619CF" w:rsidRDefault="00B619CF" w:rsidP="0056218A">
      <w:pPr>
        <w:rPr>
          <w:sz w:val="24"/>
          <w:szCs w:val="24"/>
        </w:rPr>
      </w:pPr>
      <w:r>
        <w:rPr>
          <w:sz w:val="24"/>
          <w:szCs w:val="24"/>
        </w:rPr>
        <w:t xml:space="preserve">Customers will have the ability to post questions in a support forum. Whenever a customer wishes to ask a question in the forum a thread will be made. Each question will have its own thread. </w:t>
      </w:r>
    </w:p>
    <w:p w:rsidR="00B619CF" w:rsidRPr="004F145E" w:rsidRDefault="00B619CF" w:rsidP="0056218A">
      <w:pPr>
        <w:rPr>
          <w:sz w:val="24"/>
          <w:szCs w:val="24"/>
        </w:rPr>
      </w:pPr>
    </w:p>
    <w:p w:rsidR="00B619CF" w:rsidRDefault="00B619CF" w:rsidP="0056218A">
      <w:pPr>
        <w:rPr>
          <w:sz w:val="24"/>
          <w:szCs w:val="24"/>
        </w:rPr>
      </w:pPr>
      <w:r>
        <w:rPr>
          <w:sz w:val="24"/>
          <w:szCs w:val="24"/>
        </w:rPr>
        <w:t>“Create thread for questions and comments” use has these basic steps:</w:t>
      </w:r>
    </w:p>
    <w:p w:rsidR="00B619CF" w:rsidRDefault="00B619CF" w:rsidP="0056218A">
      <w:pPr>
        <w:pStyle w:val="ListParagraph"/>
        <w:numPr>
          <w:ilvl w:val="0"/>
          <w:numId w:val="4"/>
        </w:numPr>
        <w:rPr>
          <w:sz w:val="24"/>
          <w:szCs w:val="24"/>
        </w:rPr>
      </w:pPr>
      <w:r>
        <w:rPr>
          <w:sz w:val="24"/>
          <w:szCs w:val="24"/>
        </w:rPr>
        <w:t>User fills in and submits a new thread.</w:t>
      </w:r>
    </w:p>
    <w:p w:rsidR="00B619CF" w:rsidRDefault="00B619CF" w:rsidP="0056218A">
      <w:pPr>
        <w:pStyle w:val="ListParagraph"/>
        <w:numPr>
          <w:ilvl w:val="0"/>
          <w:numId w:val="4"/>
        </w:numPr>
        <w:rPr>
          <w:sz w:val="24"/>
          <w:szCs w:val="24"/>
        </w:rPr>
      </w:pPr>
      <w:r>
        <w:rPr>
          <w:sz w:val="24"/>
          <w:szCs w:val="24"/>
        </w:rPr>
        <w:t>System requires security code as spam precaution.</w:t>
      </w:r>
    </w:p>
    <w:p w:rsidR="00B619CF" w:rsidRDefault="00B619CF" w:rsidP="0056218A">
      <w:pPr>
        <w:pStyle w:val="ListParagraph"/>
        <w:numPr>
          <w:ilvl w:val="0"/>
          <w:numId w:val="4"/>
        </w:numPr>
        <w:rPr>
          <w:sz w:val="24"/>
          <w:szCs w:val="24"/>
        </w:rPr>
      </w:pPr>
      <w:r>
        <w:rPr>
          <w:sz w:val="24"/>
          <w:szCs w:val="24"/>
        </w:rPr>
        <w:t>System validates code.</w:t>
      </w:r>
    </w:p>
    <w:p w:rsidR="00B619CF" w:rsidRDefault="00B619CF" w:rsidP="0056218A">
      <w:pPr>
        <w:pStyle w:val="ListParagraph"/>
        <w:numPr>
          <w:ilvl w:val="0"/>
          <w:numId w:val="4"/>
        </w:numPr>
        <w:rPr>
          <w:sz w:val="24"/>
          <w:szCs w:val="24"/>
        </w:rPr>
      </w:pPr>
      <w:r>
        <w:rPr>
          <w:sz w:val="24"/>
          <w:szCs w:val="24"/>
        </w:rPr>
        <w:t>System creates a new thread if correct, refresh with error if not.</w:t>
      </w:r>
    </w:p>
    <w:p w:rsidR="00B619CF" w:rsidRDefault="00B619CF" w:rsidP="0056218A">
      <w:pPr>
        <w:rPr>
          <w:sz w:val="24"/>
          <w:szCs w:val="24"/>
        </w:rPr>
      </w:pPr>
    </w:p>
    <w:p w:rsidR="00B619CF" w:rsidRDefault="00B619CF" w:rsidP="0056218A">
      <w:pPr>
        <w:rPr>
          <w:sz w:val="24"/>
          <w:szCs w:val="24"/>
        </w:rPr>
      </w:pPr>
      <w:r>
        <w:rPr>
          <w:sz w:val="24"/>
          <w:szCs w:val="24"/>
        </w:rPr>
        <w:t>Contribute to posts-</w:t>
      </w:r>
    </w:p>
    <w:p w:rsidR="00B619CF" w:rsidRDefault="00B619CF" w:rsidP="0056218A">
      <w:pPr>
        <w:rPr>
          <w:sz w:val="24"/>
          <w:szCs w:val="24"/>
        </w:rPr>
      </w:pPr>
      <w:r>
        <w:rPr>
          <w:sz w:val="24"/>
          <w:szCs w:val="24"/>
        </w:rPr>
        <w:t xml:space="preserve">Both customer and Admin will the ability to view thread already made. Customers and admins will have the ability to contribute to posts. This will allow not only admins to </w:t>
      </w:r>
      <w:proofErr w:type="spellStart"/>
      <w:r>
        <w:rPr>
          <w:sz w:val="24"/>
          <w:szCs w:val="24"/>
        </w:rPr>
        <w:t>assits</w:t>
      </w:r>
      <w:proofErr w:type="spellEnd"/>
      <w:r>
        <w:rPr>
          <w:sz w:val="24"/>
          <w:szCs w:val="24"/>
        </w:rPr>
        <w:t xml:space="preserve"> with question, but customers who are eager to help one another as well.</w:t>
      </w:r>
    </w:p>
    <w:p w:rsidR="00B619CF" w:rsidRDefault="00B619CF" w:rsidP="0056218A">
      <w:pPr>
        <w:rPr>
          <w:sz w:val="24"/>
          <w:szCs w:val="24"/>
        </w:rPr>
      </w:pPr>
    </w:p>
    <w:p w:rsidR="00B619CF" w:rsidRPr="00CE5988" w:rsidRDefault="00B619CF" w:rsidP="0056218A">
      <w:pPr>
        <w:rPr>
          <w:sz w:val="24"/>
          <w:szCs w:val="24"/>
        </w:rPr>
      </w:pPr>
    </w:p>
    <w:p w:rsidR="00B619CF" w:rsidRDefault="00B619CF" w:rsidP="0056218A">
      <w:pPr>
        <w:rPr>
          <w:sz w:val="24"/>
          <w:szCs w:val="24"/>
        </w:rPr>
      </w:pPr>
      <w:r>
        <w:rPr>
          <w:sz w:val="24"/>
          <w:szCs w:val="24"/>
        </w:rPr>
        <w:t>“Contribute to posts” use has these basic steps:</w:t>
      </w:r>
    </w:p>
    <w:p w:rsidR="00B619CF" w:rsidRDefault="00B619CF" w:rsidP="0056218A">
      <w:pPr>
        <w:pStyle w:val="ListParagraph"/>
        <w:numPr>
          <w:ilvl w:val="0"/>
          <w:numId w:val="5"/>
        </w:numPr>
        <w:rPr>
          <w:sz w:val="24"/>
          <w:szCs w:val="24"/>
        </w:rPr>
      </w:pPr>
      <w:r>
        <w:rPr>
          <w:sz w:val="24"/>
          <w:szCs w:val="24"/>
        </w:rPr>
        <w:t>User and admin reply to threads already made.</w:t>
      </w:r>
    </w:p>
    <w:p w:rsidR="00B619CF" w:rsidRDefault="00B619CF" w:rsidP="0056218A">
      <w:pPr>
        <w:pStyle w:val="ListParagraph"/>
        <w:numPr>
          <w:ilvl w:val="0"/>
          <w:numId w:val="5"/>
        </w:numPr>
        <w:rPr>
          <w:sz w:val="24"/>
          <w:szCs w:val="24"/>
        </w:rPr>
      </w:pPr>
      <w:r>
        <w:rPr>
          <w:sz w:val="24"/>
          <w:szCs w:val="24"/>
        </w:rPr>
        <w:t>System posts the comment.</w:t>
      </w:r>
    </w:p>
    <w:p w:rsidR="00B619CF" w:rsidRDefault="00B619CF" w:rsidP="0056218A">
      <w:pPr>
        <w:rPr>
          <w:sz w:val="24"/>
          <w:szCs w:val="24"/>
        </w:rPr>
      </w:pPr>
    </w:p>
    <w:p w:rsidR="00B619CF" w:rsidRDefault="00B619CF" w:rsidP="0056218A">
      <w:pPr>
        <w:rPr>
          <w:sz w:val="24"/>
          <w:szCs w:val="24"/>
        </w:rPr>
      </w:pPr>
      <w:r>
        <w:rPr>
          <w:sz w:val="24"/>
          <w:szCs w:val="24"/>
        </w:rPr>
        <w:t>Modify threads-</w:t>
      </w:r>
    </w:p>
    <w:p w:rsidR="00B619CF" w:rsidRDefault="00B619CF" w:rsidP="0056218A">
      <w:pPr>
        <w:rPr>
          <w:sz w:val="24"/>
          <w:szCs w:val="24"/>
        </w:rPr>
      </w:pPr>
      <w:r>
        <w:rPr>
          <w:sz w:val="24"/>
          <w:szCs w:val="24"/>
        </w:rPr>
        <w:t>Admins will have the ability to monitor and control threads. With features like the ability to edit and delete thread and posts. They may delete inappropriate thread as well as modify comments and thread their discretion.</w:t>
      </w:r>
    </w:p>
    <w:p w:rsidR="00B619CF" w:rsidRDefault="00B619CF" w:rsidP="0056218A">
      <w:pPr>
        <w:rPr>
          <w:sz w:val="24"/>
          <w:szCs w:val="24"/>
        </w:rPr>
      </w:pPr>
    </w:p>
    <w:p w:rsidR="00B619CF" w:rsidRPr="00CE5988" w:rsidRDefault="00B619CF" w:rsidP="0056218A">
      <w:pPr>
        <w:rPr>
          <w:sz w:val="24"/>
          <w:szCs w:val="24"/>
        </w:rPr>
      </w:pPr>
    </w:p>
    <w:p w:rsidR="00B619CF" w:rsidRDefault="00B619CF" w:rsidP="0056218A">
      <w:pPr>
        <w:rPr>
          <w:sz w:val="24"/>
          <w:szCs w:val="24"/>
        </w:rPr>
      </w:pPr>
      <w:r>
        <w:rPr>
          <w:sz w:val="24"/>
          <w:szCs w:val="24"/>
        </w:rPr>
        <w:t>“Modify threads” use has these basic steps:</w:t>
      </w:r>
    </w:p>
    <w:p w:rsidR="00B619CF" w:rsidRDefault="00B619CF" w:rsidP="0056218A">
      <w:pPr>
        <w:pStyle w:val="ListParagraph"/>
        <w:numPr>
          <w:ilvl w:val="0"/>
          <w:numId w:val="6"/>
        </w:numPr>
        <w:rPr>
          <w:sz w:val="24"/>
          <w:szCs w:val="24"/>
        </w:rPr>
      </w:pPr>
      <w:r>
        <w:rPr>
          <w:sz w:val="24"/>
          <w:szCs w:val="24"/>
        </w:rPr>
        <w:t>Admin attempts to edit thread or posts.</w:t>
      </w:r>
    </w:p>
    <w:p w:rsidR="00B619CF" w:rsidRDefault="00B619CF" w:rsidP="0056218A">
      <w:pPr>
        <w:pStyle w:val="ListParagraph"/>
        <w:numPr>
          <w:ilvl w:val="0"/>
          <w:numId w:val="6"/>
        </w:numPr>
        <w:rPr>
          <w:sz w:val="24"/>
          <w:szCs w:val="24"/>
        </w:rPr>
      </w:pPr>
      <w:r>
        <w:rPr>
          <w:sz w:val="24"/>
          <w:szCs w:val="24"/>
        </w:rPr>
        <w:t>System updates thread or post.</w:t>
      </w:r>
    </w:p>
    <w:p w:rsidR="00801746" w:rsidRPr="00B619CF" w:rsidRDefault="00B619CF" w:rsidP="0056218A">
      <w:pPr>
        <w:pStyle w:val="ListParagraph"/>
        <w:numPr>
          <w:ilvl w:val="0"/>
          <w:numId w:val="6"/>
        </w:numPr>
        <w:rPr>
          <w:sz w:val="24"/>
          <w:szCs w:val="24"/>
        </w:rPr>
      </w:pPr>
      <w:r>
        <w:rPr>
          <w:sz w:val="24"/>
          <w:szCs w:val="24"/>
        </w:rPr>
        <w:t>System displays modified thread or post.</w:t>
      </w:r>
    </w:p>
    <w:p w:rsidR="00801746" w:rsidRPr="00801746" w:rsidRDefault="00801746" w:rsidP="0056218A">
      <w:pPr>
        <w:rPr>
          <w:rFonts w:ascii="Calibri" w:hAnsi="Calibri"/>
          <w:sz w:val="24"/>
          <w:szCs w:val="24"/>
        </w:rPr>
      </w:pPr>
    </w:p>
    <w:p w:rsidR="00801746" w:rsidRPr="006A2839" w:rsidRDefault="00801746" w:rsidP="0056218A">
      <w:pPr>
        <w:rPr>
          <w:sz w:val="24"/>
          <w:szCs w:val="24"/>
        </w:rPr>
      </w:pPr>
    </w:p>
    <w:p w:rsidR="0035175D" w:rsidRDefault="0035175D" w:rsidP="0056218A">
      <w:pPr>
        <w:rPr>
          <w:rFonts w:ascii="Calibri" w:hAnsi="Calibri"/>
          <w:b/>
          <w:sz w:val="24"/>
          <w:szCs w:val="24"/>
        </w:rPr>
      </w:pPr>
    </w:p>
    <w:p w:rsidR="00844A2A" w:rsidRPr="0035175D" w:rsidRDefault="006A2839" w:rsidP="0056218A">
      <w:pPr>
        <w:rPr>
          <w:rFonts w:ascii="Calibri" w:hAnsi="Calibri"/>
          <w:b/>
          <w:i/>
          <w:sz w:val="28"/>
          <w:szCs w:val="28"/>
        </w:rPr>
      </w:pPr>
      <w:r w:rsidRPr="0035175D">
        <w:rPr>
          <w:rFonts w:ascii="Calibri" w:hAnsi="Calibri"/>
          <w:b/>
          <w:i/>
          <w:sz w:val="28"/>
          <w:szCs w:val="28"/>
        </w:rPr>
        <w:lastRenderedPageBreak/>
        <w:t>3.3</w:t>
      </w:r>
      <w:r w:rsidR="00844A2A" w:rsidRPr="0035175D">
        <w:rPr>
          <w:rFonts w:ascii="Calibri" w:hAnsi="Calibri"/>
          <w:b/>
          <w:i/>
          <w:sz w:val="28"/>
          <w:szCs w:val="28"/>
        </w:rPr>
        <w:tab/>
        <w:t xml:space="preserve"> </w:t>
      </w:r>
      <w:r w:rsidRPr="0035175D">
        <w:rPr>
          <w:rFonts w:ascii="Calibri" w:hAnsi="Calibri"/>
          <w:b/>
          <w:i/>
          <w:sz w:val="28"/>
          <w:szCs w:val="28"/>
        </w:rPr>
        <w:t>Behavior</w:t>
      </w:r>
      <w:r w:rsidR="00844A2A" w:rsidRPr="0035175D">
        <w:rPr>
          <w:rFonts w:ascii="Calibri" w:hAnsi="Calibri"/>
          <w:b/>
          <w:i/>
          <w:sz w:val="28"/>
          <w:szCs w:val="28"/>
        </w:rPr>
        <w:t xml:space="preserve"> Requirements</w:t>
      </w:r>
    </w:p>
    <w:p w:rsidR="00CC1A9C" w:rsidRDefault="00CC1A9C" w:rsidP="0056218A">
      <w:pPr>
        <w:rPr>
          <w:sz w:val="24"/>
          <w:szCs w:val="24"/>
        </w:rPr>
      </w:pPr>
    </w:p>
    <w:p w:rsidR="00215866" w:rsidRPr="00E83544" w:rsidRDefault="00215866" w:rsidP="0056218A">
      <w:pPr>
        <w:rPr>
          <w:b/>
          <w:sz w:val="24"/>
          <w:szCs w:val="24"/>
          <w:u w:val="single"/>
        </w:rPr>
      </w:pPr>
      <w:r w:rsidRPr="00E83544">
        <w:rPr>
          <w:b/>
          <w:sz w:val="24"/>
          <w:szCs w:val="24"/>
          <w:u w:val="single"/>
        </w:rPr>
        <w:t>Module Research/Buy Policies</w:t>
      </w:r>
    </w:p>
    <w:p w:rsidR="00215866" w:rsidRDefault="00215866" w:rsidP="0056218A">
      <w:pPr>
        <w:rPr>
          <w:rFonts w:ascii="Calibri" w:hAnsi="Calibri"/>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8"/>
        <w:gridCol w:w="7202"/>
      </w:tblGrid>
      <w:tr w:rsidR="00215866" w:rsidTr="00215866">
        <w:trPr>
          <w:jc w:val="center"/>
        </w:trPr>
        <w:tc>
          <w:tcPr>
            <w:tcW w:w="217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Use Case ID:1</w:t>
            </w:r>
          </w:p>
        </w:tc>
        <w:tc>
          <w:tcPr>
            <w:tcW w:w="739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View Insurance</w:t>
            </w:r>
          </w:p>
        </w:tc>
      </w:tr>
      <w:tr w:rsidR="00215866" w:rsidTr="00215866">
        <w:trPr>
          <w:jc w:val="center"/>
        </w:trPr>
        <w:tc>
          <w:tcPr>
            <w:tcW w:w="217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Description</w:t>
            </w:r>
          </w:p>
        </w:tc>
        <w:tc>
          <w:tcPr>
            <w:tcW w:w="739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 xml:space="preserve"> Both customers and Admins will be able to view current insurance information through the search/buy policy page. Customers will be able to view their own personal insurance information whenever accessing the website. Admins will be able to view all customer insurance information when accessing the website via a customer list.</w:t>
            </w:r>
          </w:p>
          <w:p w:rsidR="00215866" w:rsidRDefault="00215866" w:rsidP="0056218A">
            <w:pPr>
              <w:spacing w:line="256" w:lineRule="auto"/>
              <w:rPr>
                <w:rFonts w:eastAsia="Calibri"/>
                <w:sz w:val="22"/>
                <w:szCs w:val="22"/>
              </w:rPr>
            </w:pPr>
            <w:r>
              <w:rPr>
                <w:rFonts w:eastAsia="Calibri"/>
                <w:sz w:val="22"/>
                <w:szCs w:val="22"/>
              </w:rPr>
              <w:t>After a user’s level of access has been identified through the System login process they will be presented with all information relevant to their level of authorization.</w:t>
            </w:r>
          </w:p>
        </w:tc>
      </w:tr>
      <w:tr w:rsidR="00215866" w:rsidTr="00215866">
        <w:trPr>
          <w:jc w:val="center"/>
        </w:trPr>
        <w:tc>
          <w:tcPr>
            <w:tcW w:w="217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Input</w:t>
            </w:r>
          </w:p>
        </w:tc>
        <w:tc>
          <w:tcPr>
            <w:tcW w:w="7398" w:type="dxa"/>
            <w:tcBorders>
              <w:top w:val="single" w:sz="4" w:space="0" w:color="auto"/>
              <w:left w:val="single" w:sz="4" w:space="0" w:color="auto"/>
              <w:bottom w:val="single" w:sz="4" w:space="0" w:color="auto"/>
              <w:right w:val="single" w:sz="4" w:space="0" w:color="auto"/>
            </w:tcBorders>
          </w:tcPr>
          <w:p w:rsidR="00215866" w:rsidRDefault="00215866" w:rsidP="0056218A">
            <w:pPr>
              <w:numPr>
                <w:ilvl w:val="0"/>
                <w:numId w:val="29"/>
              </w:numPr>
              <w:spacing w:before="100" w:line="276" w:lineRule="auto"/>
              <w:rPr>
                <w:rFonts w:eastAsia="Calibri"/>
                <w:sz w:val="22"/>
                <w:szCs w:val="22"/>
              </w:rPr>
            </w:pPr>
            <w:r>
              <w:rPr>
                <w:rFonts w:eastAsia="Calibri"/>
                <w:sz w:val="22"/>
                <w:szCs w:val="22"/>
              </w:rPr>
              <w:t>View Insurance link available through website navigational bar (Customer)</w:t>
            </w:r>
          </w:p>
          <w:p w:rsidR="00215866" w:rsidRDefault="00215866" w:rsidP="0056218A">
            <w:pPr>
              <w:numPr>
                <w:ilvl w:val="0"/>
                <w:numId w:val="29"/>
              </w:numPr>
              <w:spacing w:before="100" w:line="276" w:lineRule="auto"/>
              <w:rPr>
                <w:rFonts w:eastAsia="Calibri"/>
                <w:sz w:val="22"/>
                <w:szCs w:val="22"/>
              </w:rPr>
            </w:pPr>
            <w:r>
              <w:rPr>
                <w:rFonts w:eastAsia="Calibri"/>
                <w:sz w:val="22"/>
                <w:szCs w:val="22"/>
              </w:rPr>
              <w:t>Customer name selected from database for individual customer insurance (Admin)</w:t>
            </w:r>
          </w:p>
          <w:p w:rsidR="00215866" w:rsidRDefault="00215866" w:rsidP="0056218A">
            <w:pPr>
              <w:spacing w:line="256" w:lineRule="auto"/>
              <w:ind w:left="720"/>
              <w:rPr>
                <w:rFonts w:eastAsia="Calibri"/>
                <w:sz w:val="22"/>
                <w:szCs w:val="22"/>
              </w:rPr>
            </w:pPr>
          </w:p>
        </w:tc>
      </w:tr>
      <w:tr w:rsidR="00215866" w:rsidTr="00215866">
        <w:trPr>
          <w:jc w:val="center"/>
        </w:trPr>
        <w:tc>
          <w:tcPr>
            <w:tcW w:w="217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Output</w:t>
            </w:r>
          </w:p>
        </w:tc>
        <w:tc>
          <w:tcPr>
            <w:tcW w:w="7398" w:type="dxa"/>
            <w:tcBorders>
              <w:top w:val="single" w:sz="4" w:space="0" w:color="auto"/>
              <w:left w:val="single" w:sz="4" w:space="0" w:color="auto"/>
              <w:bottom w:val="single" w:sz="4" w:space="0" w:color="auto"/>
              <w:right w:val="single" w:sz="4" w:space="0" w:color="auto"/>
            </w:tcBorders>
          </w:tcPr>
          <w:p w:rsidR="00215866" w:rsidRDefault="00215866" w:rsidP="0056218A">
            <w:pPr>
              <w:pStyle w:val="NoSpacing"/>
              <w:spacing w:after="0"/>
            </w:pPr>
            <w:r>
              <w:t xml:space="preserve">Customer will be presented with results pertaining to their level of access. If a patient selects “view insurance” they will be presented with their current insurance provider and any information pertaining to that provider that is deemed necessary. </w:t>
            </w:r>
          </w:p>
          <w:p w:rsidR="00215866" w:rsidRDefault="00215866" w:rsidP="0056218A">
            <w:pPr>
              <w:pStyle w:val="NoSpacing"/>
              <w:spacing w:after="0"/>
            </w:pPr>
            <w:r>
              <w:t>Admins will be able to search for individual customers insurance providers and will be presented with the same information that is presented to the customer.</w:t>
            </w:r>
          </w:p>
          <w:p w:rsidR="00215866" w:rsidRDefault="00215866" w:rsidP="0056218A">
            <w:pPr>
              <w:spacing w:line="256" w:lineRule="auto"/>
              <w:rPr>
                <w:rFonts w:eastAsia="Calibri"/>
                <w:sz w:val="22"/>
                <w:szCs w:val="22"/>
              </w:rPr>
            </w:pPr>
          </w:p>
        </w:tc>
      </w:tr>
      <w:tr w:rsidR="00215866" w:rsidTr="00215866">
        <w:trPr>
          <w:jc w:val="center"/>
        </w:trPr>
        <w:tc>
          <w:tcPr>
            <w:tcW w:w="217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Preconditions</w:t>
            </w:r>
          </w:p>
        </w:tc>
        <w:tc>
          <w:tcPr>
            <w:tcW w:w="739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 xml:space="preserve">The User has already set up an account with their appropriate level of access. If a first time customer user they will need to input first time insurance information. </w:t>
            </w:r>
          </w:p>
        </w:tc>
      </w:tr>
      <w:tr w:rsidR="00215866" w:rsidTr="00215866">
        <w:trPr>
          <w:jc w:val="center"/>
        </w:trPr>
        <w:tc>
          <w:tcPr>
            <w:tcW w:w="217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Post Conditions</w:t>
            </w:r>
          </w:p>
        </w:tc>
        <w:tc>
          <w:tcPr>
            <w:tcW w:w="739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After selecting “view insurance” the customer will be provided with the requested page that contains their current insurance information</w:t>
            </w:r>
          </w:p>
          <w:p w:rsidR="00215866" w:rsidRDefault="00215866" w:rsidP="0056218A">
            <w:pPr>
              <w:spacing w:line="256" w:lineRule="auto"/>
              <w:rPr>
                <w:rFonts w:eastAsia="Calibri"/>
                <w:sz w:val="22"/>
                <w:szCs w:val="22"/>
              </w:rPr>
            </w:pPr>
            <w:r>
              <w:rPr>
                <w:rFonts w:eastAsia="Calibri"/>
                <w:sz w:val="22"/>
                <w:szCs w:val="22"/>
              </w:rPr>
              <w:t>If admins, after searching for a customer they will be provided with the customer information they requested.</w:t>
            </w:r>
          </w:p>
        </w:tc>
      </w:tr>
      <w:tr w:rsidR="00215866" w:rsidTr="00215866">
        <w:trPr>
          <w:jc w:val="center"/>
        </w:trPr>
        <w:tc>
          <w:tcPr>
            <w:tcW w:w="217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Action</w:t>
            </w:r>
          </w:p>
        </w:tc>
        <w:tc>
          <w:tcPr>
            <w:tcW w:w="7398" w:type="dxa"/>
            <w:tcBorders>
              <w:top w:val="single" w:sz="4" w:space="0" w:color="auto"/>
              <w:left w:val="single" w:sz="4" w:space="0" w:color="auto"/>
              <w:bottom w:val="single" w:sz="4" w:space="0" w:color="auto"/>
              <w:right w:val="single" w:sz="4" w:space="0" w:color="auto"/>
            </w:tcBorders>
          </w:tcPr>
          <w:p w:rsidR="00215866" w:rsidRDefault="00215866" w:rsidP="0056218A">
            <w:pPr>
              <w:spacing w:line="256" w:lineRule="auto"/>
              <w:rPr>
                <w:rFonts w:eastAsia="Calibri"/>
                <w:sz w:val="22"/>
                <w:szCs w:val="22"/>
              </w:rPr>
            </w:pPr>
            <w:r>
              <w:rPr>
                <w:rFonts w:eastAsia="Calibri"/>
                <w:sz w:val="22"/>
                <w:szCs w:val="22"/>
              </w:rPr>
              <w:t>System will validate the following rules before displaying insurance information:</w:t>
            </w:r>
          </w:p>
          <w:p w:rsidR="00215866" w:rsidRDefault="00215866" w:rsidP="0056218A">
            <w:pPr>
              <w:numPr>
                <w:ilvl w:val="0"/>
                <w:numId w:val="30"/>
              </w:numPr>
              <w:spacing w:before="100" w:line="276" w:lineRule="auto"/>
              <w:rPr>
                <w:rFonts w:eastAsia="Calibri"/>
                <w:sz w:val="22"/>
                <w:szCs w:val="22"/>
              </w:rPr>
            </w:pPr>
            <w:r>
              <w:rPr>
                <w:rFonts w:eastAsia="Calibri"/>
                <w:sz w:val="22"/>
                <w:szCs w:val="22"/>
              </w:rPr>
              <w:t>Current insurance information has already been entered by customer/admins for individual customer viewing.</w:t>
            </w:r>
          </w:p>
          <w:p w:rsidR="00215866" w:rsidRDefault="00215866" w:rsidP="0056218A">
            <w:pPr>
              <w:numPr>
                <w:ilvl w:val="0"/>
                <w:numId w:val="30"/>
              </w:numPr>
              <w:spacing w:before="100" w:line="276" w:lineRule="auto"/>
              <w:rPr>
                <w:rFonts w:eastAsia="Calibri"/>
                <w:sz w:val="22"/>
                <w:szCs w:val="22"/>
              </w:rPr>
            </w:pPr>
            <w:r>
              <w:rPr>
                <w:rFonts w:eastAsia="Calibri"/>
                <w:sz w:val="22"/>
                <w:szCs w:val="22"/>
              </w:rPr>
              <w:t>Level of access has been established via the login process to display the user with the appropriate options (customer database only available to admins)</w:t>
            </w:r>
          </w:p>
          <w:p w:rsidR="00215866" w:rsidRDefault="00215866" w:rsidP="0056218A">
            <w:pPr>
              <w:spacing w:line="256" w:lineRule="auto"/>
              <w:ind w:left="720"/>
              <w:rPr>
                <w:rFonts w:eastAsia="Calibri"/>
                <w:sz w:val="22"/>
                <w:szCs w:val="22"/>
              </w:rPr>
            </w:pPr>
          </w:p>
        </w:tc>
      </w:tr>
    </w:tbl>
    <w:p w:rsidR="00F97F5F" w:rsidRDefault="00F97F5F" w:rsidP="0056218A">
      <w:pPr>
        <w:rPr>
          <w:sz w:val="24"/>
          <w:szCs w:val="24"/>
          <w:u w:val="single"/>
        </w:rPr>
      </w:pPr>
    </w:p>
    <w:p w:rsidR="00E83544" w:rsidRDefault="00E83544" w:rsidP="0056218A">
      <w:pPr>
        <w:spacing w:line="276" w:lineRule="auto"/>
        <w:rPr>
          <w:sz w:val="24"/>
          <w:szCs w:val="24"/>
          <w:u w:val="single"/>
        </w:rPr>
      </w:pPr>
    </w:p>
    <w:p w:rsidR="00215866" w:rsidRPr="00E83544" w:rsidRDefault="00215866" w:rsidP="0056218A">
      <w:pPr>
        <w:spacing w:line="276" w:lineRule="auto"/>
        <w:rPr>
          <w:rFonts w:ascii="PTSans-Regular" w:eastAsia="PTSans-Regular" w:hAnsi="PTSans-Regular" w:cs="PTSans-Regular"/>
          <w:b/>
          <w:color w:val="282828"/>
          <w:sz w:val="24"/>
          <w:szCs w:val="24"/>
          <w:u w:val="single"/>
        </w:rPr>
      </w:pPr>
      <w:r w:rsidRPr="00E83544">
        <w:rPr>
          <w:b/>
          <w:sz w:val="24"/>
          <w:szCs w:val="24"/>
          <w:u w:val="single"/>
        </w:rPr>
        <w:lastRenderedPageBreak/>
        <w:t>Module Manage My Policies:</w:t>
      </w:r>
    </w:p>
    <w:p w:rsidR="00215866" w:rsidRPr="00E83544" w:rsidRDefault="00215866" w:rsidP="0056218A">
      <w:pPr>
        <w:rPr>
          <w:i/>
          <w:sz w:val="22"/>
          <w:szCs w:val="22"/>
          <w:lang w:eastAsia="ja-JP"/>
        </w:rPr>
      </w:pPr>
      <w:r w:rsidRPr="00E83544">
        <w:rPr>
          <w:i/>
          <w:sz w:val="22"/>
          <w:szCs w:val="22"/>
          <w:lang w:eastAsia="ja-JP"/>
        </w:rPr>
        <w:t>The following table outlines the “Edit/Modify Insurance” use case.</w:t>
      </w:r>
    </w:p>
    <w:p w:rsidR="00215866" w:rsidRDefault="00215866" w:rsidP="0056218A">
      <w:pPr>
        <w:rPr>
          <w:sz w:val="22"/>
          <w:szCs w:val="22"/>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7551"/>
      </w:tblGrid>
      <w:tr w:rsidR="00215866" w:rsidTr="00215866">
        <w:trPr>
          <w:jc w:val="center"/>
        </w:trPr>
        <w:tc>
          <w:tcPr>
            <w:tcW w:w="181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Use Case ID: 1</w:t>
            </w:r>
          </w:p>
        </w:tc>
        <w:tc>
          <w:tcPr>
            <w:tcW w:w="775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Manage my policies</w:t>
            </w:r>
          </w:p>
        </w:tc>
      </w:tr>
      <w:tr w:rsidR="00215866" w:rsidTr="00215866">
        <w:trPr>
          <w:jc w:val="center"/>
        </w:trPr>
        <w:tc>
          <w:tcPr>
            <w:tcW w:w="181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Description</w:t>
            </w:r>
          </w:p>
        </w:tc>
        <w:tc>
          <w:tcPr>
            <w:tcW w:w="775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 xml:space="preserve">A customer will have the ability to edit/modify their current policy information at any time. The customer will select “edit policy” when accessing the insurance module of the system. The customer will then fill out the provided online form with the required information. If new policy exists within the system the customer will select the company from the provided drop down list. Customer will then select “submit” and will be presented with a notification page that displays the changes the customer made. </w:t>
            </w:r>
          </w:p>
          <w:p w:rsidR="00215866" w:rsidRDefault="00215866" w:rsidP="0056218A">
            <w:pPr>
              <w:spacing w:line="256" w:lineRule="auto"/>
              <w:rPr>
                <w:rFonts w:eastAsia="Calibri"/>
                <w:sz w:val="22"/>
                <w:szCs w:val="22"/>
              </w:rPr>
            </w:pPr>
            <w:r>
              <w:rPr>
                <w:rFonts w:eastAsia="Calibri"/>
                <w:sz w:val="22"/>
                <w:szCs w:val="22"/>
              </w:rPr>
              <w:t>An administrator will be able to edit/modify any customer’s policy information at any time. Administrator will access the customer database. Then after selecting the desired customer will select “edit policy” fill out the provided form with required changes. Administrator will the select submit and be presented with a notification that the changes were made and the system has been updated.</w:t>
            </w:r>
          </w:p>
        </w:tc>
      </w:tr>
      <w:tr w:rsidR="00215866" w:rsidTr="00215866">
        <w:trPr>
          <w:jc w:val="center"/>
        </w:trPr>
        <w:tc>
          <w:tcPr>
            <w:tcW w:w="181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Input</w:t>
            </w:r>
          </w:p>
        </w:tc>
        <w:tc>
          <w:tcPr>
            <w:tcW w:w="775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User credentials upon login</w:t>
            </w:r>
          </w:p>
          <w:p w:rsidR="00215866" w:rsidRDefault="00215866" w:rsidP="0056218A">
            <w:pPr>
              <w:spacing w:line="256" w:lineRule="auto"/>
              <w:rPr>
                <w:rFonts w:eastAsia="Calibri"/>
                <w:sz w:val="22"/>
                <w:szCs w:val="22"/>
              </w:rPr>
            </w:pPr>
            <w:r>
              <w:rPr>
                <w:rFonts w:eastAsia="Calibri"/>
                <w:sz w:val="22"/>
                <w:szCs w:val="22"/>
              </w:rPr>
              <w:t>Appropriate changes to policy information</w:t>
            </w:r>
          </w:p>
          <w:p w:rsidR="00215866" w:rsidRDefault="00215866" w:rsidP="0056218A">
            <w:pPr>
              <w:spacing w:line="256" w:lineRule="auto"/>
              <w:rPr>
                <w:rFonts w:eastAsia="Calibri"/>
                <w:sz w:val="22"/>
                <w:szCs w:val="22"/>
              </w:rPr>
            </w:pPr>
            <w:r>
              <w:rPr>
                <w:rFonts w:eastAsia="Calibri"/>
                <w:sz w:val="22"/>
                <w:szCs w:val="22"/>
              </w:rPr>
              <w:t>Submission of changes.</w:t>
            </w:r>
          </w:p>
        </w:tc>
      </w:tr>
      <w:tr w:rsidR="00215866" w:rsidTr="00215866">
        <w:trPr>
          <w:jc w:val="center"/>
        </w:trPr>
        <w:tc>
          <w:tcPr>
            <w:tcW w:w="181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Output</w:t>
            </w:r>
          </w:p>
        </w:tc>
        <w:tc>
          <w:tcPr>
            <w:tcW w:w="775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Notification from the System that the insurance has been updated and changes have been made.</w:t>
            </w:r>
          </w:p>
        </w:tc>
      </w:tr>
      <w:tr w:rsidR="00215866" w:rsidTr="00215866">
        <w:trPr>
          <w:jc w:val="center"/>
        </w:trPr>
        <w:tc>
          <w:tcPr>
            <w:tcW w:w="181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Pre-conditions</w:t>
            </w:r>
          </w:p>
        </w:tc>
        <w:tc>
          <w:tcPr>
            <w:tcW w:w="775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 xml:space="preserve">The user is already registered with the system, and his or her account is active. </w:t>
            </w:r>
          </w:p>
          <w:p w:rsidR="00215866" w:rsidRDefault="00215866" w:rsidP="0056218A">
            <w:pPr>
              <w:spacing w:line="256" w:lineRule="auto"/>
              <w:rPr>
                <w:rFonts w:eastAsia="Calibri"/>
                <w:sz w:val="22"/>
                <w:szCs w:val="22"/>
              </w:rPr>
            </w:pPr>
            <w:r>
              <w:rPr>
                <w:rFonts w:eastAsia="Calibri"/>
                <w:sz w:val="22"/>
                <w:szCs w:val="22"/>
              </w:rPr>
              <w:t>Previous policy information already exists in the system</w:t>
            </w:r>
          </w:p>
        </w:tc>
      </w:tr>
      <w:tr w:rsidR="00215866" w:rsidTr="00215866">
        <w:trPr>
          <w:jc w:val="center"/>
        </w:trPr>
        <w:tc>
          <w:tcPr>
            <w:tcW w:w="181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Post Conditions</w:t>
            </w:r>
          </w:p>
        </w:tc>
        <w:tc>
          <w:tcPr>
            <w:tcW w:w="775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The submitted policy changes are stored in the system</w:t>
            </w:r>
            <w:del w:id="19" w:author="Matt" w:date="2014-10-12T13:40:00Z">
              <w:r>
                <w:rPr>
                  <w:rFonts w:eastAsia="Calibri"/>
                  <w:sz w:val="22"/>
                  <w:szCs w:val="22"/>
                </w:rPr>
                <w:delText>.</w:delText>
              </w:r>
            </w:del>
          </w:p>
          <w:p w:rsidR="00215866" w:rsidRDefault="00215866" w:rsidP="0056218A">
            <w:pPr>
              <w:spacing w:line="256" w:lineRule="auto"/>
              <w:rPr>
                <w:rFonts w:eastAsia="Calibri"/>
                <w:sz w:val="22"/>
                <w:szCs w:val="22"/>
              </w:rPr>
            </w:pPr>
            <w:r>
              <w:rPr>
                <w:rFonts w:eastAsia="Calibri"/>
                <w:sz w:val="22"/>
                <w:szCs w:val="22"/>
              </w:rPr>
              <w:t>User is notified that the changes have been accepted.</w:t>
            </w:r>
          </w:p>
        </w:tc>
      </w:tr>
      <w:tr w:rsidR="00215866" w:rsidTr="00215866">
        <w:trPr>
          <w:jc w:val="center"/>
        </w:trPr>
        <w:tc>
          <w:tcPr>
            <w:tcW w:w="181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Frequency of Use</w:t>
            </w:r>
          </w:p>
        </w:tc>
        <w:tc>
          <w:tcPr>
            <w:tcW w:w="7758" w:type="dxa"/>
            <w:tcBorders>
              <w:top w:val="single" w:sz="4" w:space="0" w:color="auto"/>
              <w:left w:val="single" w:sz="4" w:space="0" w:color="auto"/>
              <w:bottom w:val="single" w:sz="4" w:space="0" w:color="auto"/>
              <w:right w:val="single" w:sz="4" w:space="0" w:color="auto"/>
            </w:tcBorders>
            <w:hideMark/>
          </w:tcPr>
          <w:p w:rsidR="00215866" w:rsidRDefault="00215866" w:rsidP="0056218A">
            <w:pPr>
              <w:spacing w:line="256" w:lineRule="auto"/>
              <w:rPr>
                <w:rFonts w:eastAsia="Calibri"/>
                <w:sz w:val="22"/>
                <w:szCs w:val="22"/>
              </w:rPr>
            </w:pPr>
            <w:r>
              <w:rPr>
                <w:rFonts w:eastAsia="Calibri"/>
                <w:sz w:val="22"/>
                <w:szCs w:val="22"/>
              </w:rPr>
              <w:t>Only when an update to current insurance information is required.</w:t>
            </w:r>
          </w:p>
        </w:tc>
      </w:tr>
    </w:tbl>
    <w:p w:rsidR="00215866" w:rsidRDefault="00215866" w:rsidP="0056218A">
      <w:pPr>
        <w:rPr>
          <w:sz w:val="24"/>
          <w:szCs w:val="24"/>
          <w:u w:val="single"/>
        </w:rPr>
      </w:pPr>
    </w:p>
    <w:p w:rsidR="00215866" w:rsidRDefault="00215866"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F97F5F" w:rsidRPr="004B7217" w:rsidRDefault="00F97F5F" w:rsidP="0056218A">
      <w:pPr>
        <w:rPr>
          <w:b/>
          <w:sz w:val="24"/>
          <w:szCs w:val="24"/>
          <w:u w:val="single"/>
        </w:rPr>
      </w:pPr>
      <w:r w:rsidRPr="004B7217">
        <w:rPr>
          <w:b/>
          <w:sz w:val="24"/>
          <w:szCs w:val="24"/>
          <w:u w:val="single"/>
        </w:rPr>
        <w:lastRenderedPageBreak/>
        <w:t>Modules Billing and Billing History</w:t>
      </w:r>
    </w:p>
    <w:p w:rsidR="00215866" w:rsidRDefault="00215866" w:rsidP="0056218A">
      <w:pPr>
        <w:rPr>
          <w:sz w:val="24"/>
          <w:szCs w:val="24"/>
          <w:u w:val="single"/>
        </w:rPr>
      </w:pPr>
    </w:p>
    <w:tbl>
      <w:tblPr>
        <w:tblStyle w:val="TableGrid"/>
        <w:tblW w:w="0" w:type="auto"/>
        <w:tblLook w:val="04A0" w:firstRow="1" w:lastRow="0" w:firstColumn="1" w:lastColumn="0" w:noHBand="0" w:noVBand="1"/>
      </w:tblPr>
      <w:tblGrid>
        <w:gridCol w:w="4675"/>
        <w:gridCol w:w="4675"/>
      </w:tblGrid>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Use Case ID: B1</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 Submit a Payment</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Description</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 xml:space="preserve">There are two types of users that can access </w:t>
            </w:r>
            <w:r>
              <w:rPr>
                <w:rFonts w:asciiTheme="minorHAnsi" w:eastAsiaTheme="minorHAnsi" w:hAnsiTheme="minorHAnsi" w:cstheme="minorBidi"/>
                <w:sz w:val="24"/>
                <w:szCs w:val="24"/>
              </w:rPr>
              <w:t xml:space="preserve">this module in </w:t>
            </w:r>
            <w:r w:rsidRPr="00F97F5F">
              <w:rPr>
                <w:rFonts w:asciiTheme="minorHAnsi" w:eastAsiaTheme="minorHAnsi" w:hAnsiTheme="minorHAnsi" w:cstheme="minorBidi"/>
                <w:sz w:val="24"/>
                <w:szCs w:val="24"/>
              </w:rPr>
              <w:t xml:space="preserve">billing.  Both have access to submit a payment. </w:t>
            </w:r>
            <w:r>
              <w:rPr>
                <w:rFonts w:asciiTheme="minorHAnsi" w:eastAsiaTheme="minorHAnsi" w:hAnsiTheme="minorHAnsi" w:cstheme="minorBidi"/>
                <w:sz w:val="24"/>
                <w:szCs w:val="24"/>
              </w:rPr>
              <w:t xml:space="preserve"> Customer can use their account number to pay. Admins can also submit a payment on behalf of customer.</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Input</w:t>
            </w:r>
          </w:p>
        </w:tc>
        <w:tc>
          <w:tcPr>
            <w:tcW w:w="4675" w:type="dxa"/>
          </w:tcPr>
          <w:p w:rsidR="00215866" w:rsidRPr="00F97F5F" w:rsidRDefault="00215866" w:rsidP="0056218A">
            <w:pPr>
              <w:numPr>
                <w:ilvl w:val="0"/>
                <w:numId w:val="16"/>
              </w:numPr>
              <w:contextualSpacing/>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Account Number</w:t>
            </w:r>
          </w:p>
          <w:p w:rsidR="00215866" w:rsidRPr="00F97F5F" w:rsidRDefault="00215866" w:rsidP="0056218A">
            <w:pPr>
              <w:numPr>
                <w:ilvl w:val="0"/>
                <w:numId w:val="16"/>
              </w:numPr>
              <w:contextualSpacing/>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First Name</w:t>
            </w:r>
          </w:p>
          <w:p w:rsidR="00215866" w:rsidRPr="00F97F5F" w:rsidRDefault="00215866" w:rsidP="0056218A">
            <w:pPr>
              <w:numPr>
                <w:ilvl w:val="0"/>
                <w:numId w:val="16"/>
              </w:numPr>
              <w:contextualSpacing/>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Last Name</w:t>
            </w:r>
          </w:p>
          <w:p w:rsidR="00215866" w:rsidRPr="00F97F5F" w:rsidRDefault="00215866" w:rsidP="0056218A">
            <w:pPr>
              <w:numPr>
                <w:ilvl w:val="0"/>
                <w:numId w:val="16"/>
              </w:numPr>
              <w:contextualSpacing/>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Credit Card Number</w:t>
            </w:r>
            <w:r>
              <w:rPr>
                <w:rFonts w:asciiTheme="minorHAnsi" w:eastAsiaTheme="minorHAnsi" w:hAnsiTheme="minorHAnsi" w:cstheme="minorBidi"/>
                <w:sz w:val="24"/>
                <w:szCs w:val="24"/>
              </w:rPr>
              <w:t xml:space="preserve"> /or Selected Payment Plan.</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Output</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If transaction is successful the systems will display a confirmation message.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Preconditions</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The Account Number does not exist in the system.</w:t>
            </w:r>
            <w:r>
              <w:rPr>
                <w:rFonts w:asciiTheme="minorHAnsi" w:eastAsiaTheme="minorHAnsi" w:hAnsiTheme="minorHAnsi" w:cstheme="minorBidi"/>
                <w:sz w:val="24"/>
                <w:szCs w:val="24"/>
              </w:rPr>
              <w:t xml:space="preserve"> </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Post Condition</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If succeeded, the balance for the account will reduced by the amount of the payment.</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Action</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The system will then update </w:t>
            </w:r>
            <w:proofErr w:type="spellStart"/>
            <w:proofErr w:type="gramStart"/>
            <w:r>
              <w:rPr>
                <w:rFonts w:asciiTheme="minorHAnsi" w:eastAsiaTheme="minorHAnsi" w:hAnsiTheme="minorHAnsi" w:cstheme="minorBidi"/>
                <w:sz w:val="24"/>
                <w:szCs w:val="24"/>
              </w:rPr>
              <w:t>it’s</w:t>
            </w:r>
            <w:proofErr w:type="spellEnd"/>
            <w:proofErr w:type="gramEnd"/>
            <w:r>
              <w:rPr>
                <w:rFonts w:asciiTheme="minorHAnsi" w:eastAsiaTheme="minorHAnsi" w:hAnsiTheme="minorHAnsi" w:cstheme="minorBidi"/>
                <w:sz w:val="24"/>
                <w:szCs w:val="24"/>
              </w:rPr>
              <w:t xml:space="preserve"> database.</w:t>
            </w:r>
          </w:p>
        </w:tc>
      </w:tr>
    </w:tbl>
    <w:p w:rsidR="00215866" w:rsidRDefault="00215866" w:rsidP="0056218A">
      <w:pPr>
        <w:rPr>
          <w:sz w:val="24"/>
          <w:szCs w:val="24"/>
          <w:u w:val="single"/>
        </w:rPr>
      </w:pPr>
    </w:p>
    <w:tbl>
      <w:tblPr>
        <w:tblStyle w:val="TableGrid"/>
        <w:tblW w:w="0" w:type="auto"/>
        <w:tblLook w:val="04A0" w:firstRow="1" w:lastRow="0" w:firstColumn="1" w:lastColumn="0" w:noHBand="0" w:noVBand="1"/>
      </w:tblPr>
      <w:tblGrid>
        <w:gridCol w:w="4675"/>
        <w:gridCol w:w="4675"/>
      </w:tblGrid>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Use Case ID: B2</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 xml:space="preserve"> </w:t>
            </w:r>
            <w:r>
              <w:rPr>
                <w:rFonts w:asciiTheme="minorHAnsi" w:eastAsiaTheme="minorHAnsi" w:hAnsiTheme="minorHAnsi" w:cstheme="minorBidi"/>
                <w:sz w:val="24"/>
                <w:szCs w:val="24"/>
              </w:rPr>
              <w:t>Set Payment Plan</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Description</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The Customer will have access to this module.</w:t>
            </w:r>
            <w:r w:rsidRPr="00F97F5F">
              <w:rPr>
                <w:rFonts w:asciiTheme="minorHAnsi" w:eastAsiaTheme="minorHAnsi" w:hAnsiTheme="minorHAnsi" w:cstheme="minorBidi"/>
                <w:sz w:val="24"/>
                <w:szCs w:val="24"/>
              </w:rPr>
              <w:t xml:space="preserve"> </w:t>
            </w:r>
            <w:r>
              <w:rPr>
                <w:rFonts w:asciiTheme="minorHAnsi" w:eastAsiaTheme="minorHAnsi" w:hAnsiTheme="minorHAnsi" w:cstheme="minorBidi"/>
                <w:sz w:val="24"/>
                <w:szCs w:val="24"/>
              </w:rPr>
              <w:t xml:space="preserve"> The system will give them the option to pay for the invoice manually or automatically pay monthly,</w:t>
            </w:r>
            <w:r w:rsidRPr="008B0A7C">
              <w:rPr>
                <w:rFonts w:asciiTheme="minorHAnsi" w:eastAsiaTheme="minorHAnsi" w:hAnsiTheme="minorHAnsi" w:cstheme="minorBidi"/>
                <w:sz w:val="24"/>
                <w:szCs w:val="24"/>
              </w:rPr>
              <w:t xml:space="preserve"> </w:t>
            </w:r>
            <w:r>
              <w:rPr>
                <w:rFonts w:asciiTheme="minorHAnsi" w:eastAsiaTheme="minorHAnsi" w:hAnsiTheme="minorHAnsi" w:cstheme="minorBidi"/>
                <w:sz w:val="24"/>
                <w:szCs w:val="24"/>
              </w:rPr>
              <w:t>every 3 months, and annually.</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Input</w:t>
            </w:r>
          </w:p>
        </w:tc>
        <w:tc>
          <w:tcPr>
            <w:tcW w:w="4675" w:type="dxa"/>
          </w:tcPr>
          <w:p w:rsidR="00215866" w:rsidRPr="00F97F5F" w:rsidRDefault="00215866" w:rsidP="0056218A">
            <w:pPr>
              <w:numPr>
                <w:ilvl w:val="0"/>
                <w:numId w:val="16"/>
              </w:numPr>
              <w:contextualSpacing/>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Account Number</w:t>
            </w:r>
          </w:p>
          <w:p w:rsidR="00215866" w:rsidRDefault="00215866" w:rsidP="0056218A">
            <w:pPr>
              <w:numPr>
                <w:ilvl w:val="0"/>
                <w:numId w:val="16"/>
              </w:numPr>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Invoice Number</w:t>
            </w:r>
          </w:p>
          <w:p w:rsidR="00215866" w:rsidRPr="00F97F5F" w:rsidRDefault="00215866" w:rsidP="0056218A">
            <w:pPr>
              <w:numPr>
                <w:ilvl w:val="0"/>
                <w:numId w:val="16"/>
              </w:numPr>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Payment Plan Selection</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Output</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If transaction is successful the systems will display a confirmation message.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Preconditions</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The Account Number does not exist in the system.</w:t>
            </w:r>
            <w:r>
              <w:rPr>
                <w:rFonts w:asciiTheme="minorHAnsi" w:eastAsiaTheme="minorHAnsi" w:hAnsiTheme="minorHAnsi" w:cstheme="minorBidi"/>
                <w:sz w:val="24"/>
                <w:szCs w:val="24"/>
              </w:rPr>
              <w:t xml:space="preserve"> The Plan does not apply to policy.</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Post Condition</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 xml:space="preserve">If succeeded, the </w:t>
            </w:r>
            <w:r>
              <w:rPr>
                <w:rFonts w:asciiTheme="minorHAnsi" w:eastAsiaTheme="minorHAnsi" w:hAnsiTheme="minorHAnsi" w:cstheme="minorBidi"/>
                <w:sz w:val="24"/>
                <w:szCs w:val="24"/>
              </w:rPr>
              <w:t>plan will be set for the invoice.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Action</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The system will remember the user’s selection for billing module.</w:t>
            </w:r>
          </w:p>
        </w:tc>
      </w:tr>
    </w:tbl>
    <w:p w:rsidR="00215866" w:rsidRDefault="00215866" w:rsidP="0056218A">
      <w:pPr>
        <w:rPr>
          <w:sz w:val="24"/>
          <w:szCs w:val="24"/>
          <w:u w:val="single"/>
        </w:rPr>
      </w:pPr>
    </w:p>
    <w:p w:rsidR="00215866" w:rsidRDefault="00215866" w:rsidP="0056218A">
      <w:pPr>
        <w:rPr>
          <w:sz w:val="24"/>
          <w:szCs w:val="24"/>
          <w:u w:val="single"/>
        </w:rPr>
      </w:pPr>
    </w:p>
    <w:p w:rsidR="00215866" w:rsidRDefault="00215866" w:rsidP="0056218A">
      <w:pPr>
        <w:rPr>
          <w:sz w:val="24"/>
          <w:szCs w:val="24"/>
          <w:u w:val="single"/>
        </w:rPr>
      </w:pPr>
    </w:p>
    <w:p w:rsidR="00215866" w:rsidRDefault="00215866" w:rsidP="0056218A">
      <w:pPr>
        <w:rPr>
          <w:sz w:val="24"/>
          <w:szCs w:val="24"/>
          <w:u w:val="single"/>
        </w:rPr>
      </w:pPr>
    </w:p>
    <w:p w:rsidR="00215866" w:rsidRDefault="00215866" w:rsidP="0056218A">
      <w:pPr>
        <w:rPr>
          <w:sz w:val="24"/>
          <w:szCs w:val="24"/>
          <w:u w:val="single"/>
        </w:rPr>
      </w:pPr>
    </w:p>
    <w:tbl>
      <w:tblPr>
        <w:tblStyle w:val="TableGrid"/>
        <w:tblW w:w="0" w:type="auto"/>
        <w:tblLook w:val="04A0" w:firstRow="1" w:lastRow="0" w:firstColumn="1" w:lastColumn="0" w:noHBand="0" w:noVBand="1"/>
      </w:tblPr>
      <w:tblGrid>
        <w:gridCol w:w="4675"/>
        <w:gridCol w:w="4675"/>
      </w:tblGrid>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lastRenderedPageBreak/>
              <w:t>Use Case ID: B3</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 View  Invoice for all policies</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Description</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The Customer will have access to this module. They can find all open invoices for their policies on account.</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Input</w:t>
            </w:r>
          </w:p>
        </w:tc>
        <w:tc>
          <w:tcPr>
            <w:tcW w:w="4675" w:type="dxa"/>
          </w:tcPr>
          <w:p w:rsidR="00215866" w:rsidRDefault="00215866" w:rsidP="0056218A">
            <w:pPr>
              <w:numPr>
                <w:ilvl w:val="0"/>
                <w:numId w:val="16"/>
              </w:numPr>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Policy Selection</w:t>
            </w:r>
          </w:p>
          <w:p w:rsidR="00215866" w:rsidRPr="00232C6D" w:rsidRDefault="00215866" w:rsidP="0056218A">
            <w:pPr>
              <w:numPr>
                <w:ilvl w:val="0"/>
                <w:numId w:val="16"/>
              </w:numPr>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Invoice Selection</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Output</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If transaction is succes</w:t>
            </w:r>
            <w:r>
              <w:rPr>
                <w:rFonts w:asciiTheme="minorHAnsi" w:eastAsiaTheme="minorHAnsi" w:hAnsiTheme="minorHAnsi" w:cstheme="minorBidi"/>
                <w:sz w:val="24"/>
                <w:szCs w:val="24"/>
              </w:rPr>
              <w:t>sful the systems will display all the policies and all the current invoices that apply. Users then can select an invoice to view data on it.</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Preconditions</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The Account </w:t>
            </w:r>
            <w:r w:rsidRPr="00F97F5F">
              <w:rPr>
                <w:rFonts w:asciiTheme="minorHAnsi" w:eastAsiaTheme="minorHAnsi" w:hAnsiTheme="minorHAnsi" w:cstheme="minorBidi"/>
                <w:sz w:val="24"/>
                <w:szCs w:val="24"/>
              </w:rPr>
              <w:t>does not</w:t>
            </w:r>
            <w:r>
              <w:rPr>
                <w:rFonts w:asciiTheme="minorHAnsi" w:eastAsiaTheme="minorHAnsi" w:hAnsiTheme="minorHAnsi" w:cstheme="minorBidi"/>
                <w:sz w:val="24"/>
                <w:szCs w:val="24"/>
              </w:rPr>
              <w:t xml:space="preserve"> have</w:t>
            </w:r>
            <w:r w:rsidRPr="00F97F5F">
              <w:rPr>
                <w:rFonts w:asciiTheme="minorHAnsi" w:eastAsiaTheme="minorHAnsi" w:hAnsiTheme="minorHAnsi" w:cstheme="minorBidi"/>
                <w:sz w:val="24"/>
                <w:szCs w:val="24"/>
              </w:rPr>
              <w:t xml:space="preserve"> exist</w:t>
            </w:r>
            <w:r>
              <w:rPr>
                <w:rFonts w:asciiTheme="minorHAnsi" w:eastAsiaTheme="minorHAnsi" w:hAnsiTheme="minorHAnsi" w:cstheme="minorBidi"/>
                <w:sz w:val="24"/>
                <w:szCs w:val="24"/>
              </w:rPr>
              <w:t>ing policies</w:t>
            </w:r>
            <w:r w:rsidRPr="00F97F5F">
              <w:rPr>
                <w:rFonts w:asciiTheme="minorHAnsi" w:eastAsiaTheme="minorHAnsi" w:hAnsiTheme="minorHAnsi" w:cstheme="minorBidi"/>
                <w:sz w:val="24"/>
                <w:szCs w:val="24"/>
              </w:rPr>
              <w:t xml:space="preserve"> in the system.</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Post Condition</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 xml:space="preserve">If succeeded, the </w:t>
            </w:r>
            <w:r>
              <w:rPr>
                <w:rFonts w:asciiTheme="minorHAnsi" w:eastAsiaTheme="minorHAnsi" w:hAnsiTheme="minorHAnsi" w:cstheme="minorBidi"/>
                <w:sz w:val="24"/>
                <w:szCs w:val="24"/>
              </w:rPr>
              <w:t>nothing will change.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Action</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The system will be the same.</w:t>
            </w:r>
          </w:p>
        </w:tc>
      </w:tr>
    </w:tbl>
    <w:p w:rsidR="00215866" w:rsidRDefault="00215866" w:rsidP="0056218A">
      <w:pPr>
        <w:rPr>
          <w:sz w:val="24"/>
          <w:szCs w:val="24"/>
          <w:u w:val="single"/>
        </w:rPr>
      </w:pPr>
    </w:p>
    <w:p w:rsidR="00215866" w:rsidRDefault="00215866" w:rsidP="0056218A">
      <w:pPr>
        <w:rPr>
          <w:sz w:val="24"/>
          <w:szCs w:val="24"/>
          <w:u w:val="single"/>
        </w:rPr>
      </w:pPr>
    </w:p>
    <w:p w:rsidR="00215866" w:rsidRDefault="00215866" w:rsidP="0056218A">
      <w:pPr>
        <w:rPr>
          <w:sz w:val="24"/>
          <w:szCs w:val="24"/>
          <w:u w:val="single"/>
        </w:rPr>
      </w:pPr>
    </w:p>
    <w:tbl>
      <w:tblPr>
        <w:tblStyle w:val="TableGrid"/>
        <w:tblW w:w="0" w:type="auto"/>
        <w:tblLook w:val="04A0" w:firstRow="1" w:lastRow="0" w:firstColumn="1" w:lastColumn="0" w:noHBand="0" w:noVBand="1"/>
      </w:tblPr>
      <w:tblGrid>
        <w:gridCol w:w="4675"/>
        <w:gridCol w:w="4675"/>
      </w:tblGrid>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Use Case ID: B4</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 Update Invoice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Description</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Only Admins can update invoice.  They can change the invoice for their clients.  They can add or remove data from the invoice.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Input</w:t>
            </w:r>
          </w:p>
        </w:tc>
        <w:tc>
          <w:tcPr>
            <w:tcW w:w="4675" w:type="dxa"/>
          </w:tcPr>
          <w:p w:rsidR="00215866" w:rsidRPr="00F97F5F" w:rsidRDefault="00215866" w:rsidP="0056218A">
            <w:pPr>
              <w:numPr>
                <w:ilvl w:val="0"/>
                <w:numId w:val="16"/>
              </w:numPr>
              <w:contextualSpacing/>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Account Number</w:t>
            </w:r>
          </w:p>
          <w:p w:rsidR="00215866" w:rsidRDefault="00215866" w:rsidP="0056218A">
            <w:pPr>
              <w:numPr>
                <w:ilvl w:val="0"/>
                <w:numId w:val="16"/>
              </w:numPr>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Invoice ID</w:t>
            </w:r>
          </w:p>
          <w:p w:rsidR="00215866" w:rsidRPr="00F97F5F" w:rsidRDefault="00215866" w:rsidP="0056218A">
            <w:pPr>
              <w:numPr>
                <w:ilvl w:val="0"/>
                <w:numId w:val="16"/>
              </w:numPr>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Data </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Output</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If transaction is successful the systems will display a confirmation message.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Preconditions</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The Account Number does not exist in the system.</w:t>
            </w:r>
            <w:r>
              <w:rPr>
                <w:rFonts w:asciiTheme="minorHAnsi" w:eastAsiaTheme="minorHAnsi" w:hAnsiTheme="minorHAnsi" w:cstheme="minorBidi"/>
                <w:sz w:val="24"/>
                <w:szCs w:val="24"/>
              </w:rPr>
              <w:t xml:space="preserve"> Invoice ID does not exist.</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Post Condition</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 xml:space="preserve">If succeeded, the </w:t>
            </w:r>
            <w:r>
              <w:rPr>
                <w:rFonts w:asciiTheme="minorHAnsi" w:eastAsiaTheme="minorHAnsi" w:hAnsiTheme="minorHAnsi" w:cstheme="minorBidi"/>
                <w:sz w:val="24"/>
                <w:szCs w:val="24"/>
              </w:rPr>
              <w:t>invoice’s data will be changed to the new update.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Action</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The system will update the invoice data.</w:t>
            </w:r>
          </w:p>
        </w:tc>
      </w:tr>
    </w:tbl>
    <w:p w:rsidR="00215866" w:rsidRDefault="00215866" w:rsidP="0056218A">
      <w:pPr>
        <w:rPr>
          <w:sz w:val="24"/>
          <w:szCs w:val="24"/>
          <w:u w:val="single"/>
        </w:rPr>
      </w:pPr>
    </w:p>
    <w:p w:rsidR="00215866" w:rsidRDefault="00215866" w:rsidP="0056218A">
      <w:pPr>
        <w:rPr>
          <w:sz w:val="24"/>
          <w:szCs w:val="24"/>
          <w:u w:val="single"/>
        </w:rPr>
      </w:pPr>
    </w:p>
    <w:p w:rsidR="00215866" w:rsidRDefault="00215866"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215866" w:rsidRDefault="00215866" w:rsidP="0056218A">
      <w:pPr>
        <w:rPr>
          <w:sz w:val="24"/>
          <w:szCs w:val="24"/>
          <w:u w:val="single"/>
        </w:rPr>
      </w:pPr>
    </w:p>
    <w:tbl>
      <w:tblPr>
        <w:tblStyle w:val="TableGrid"/>
        <w:tblW w:w="0" w:type="auto"/>
        <w:tblLook w:val="04A0" w:firstRow="1" w:lastRow="0" w:firstColumn="1" w:lastColumn="0" w:noHBand="0" w:noVBand="1"/>
      </w:tblPr>
      <w:tblGrid>
        <w:gridCol w:w="4675"/>
        <w:gridCol w:w="4675"/>
      </w:tblGrid>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lastRenderedPageBreak/>
              <w:t>Use Case ID: B5</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 Search an Invoice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Description</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Both user and admin</w:t>
            </w:r>
            <w:r w:rsidRPr="00F97F5F">
              <w:rPr>
                <w:rFonts w:asciiTheme="minorHAnsi" w:eastAsiaTheme="minorHAnsi" w:hAnsiTheme="minorHAnsi" w:cstheme="minorBidi"/>
                <w:sz w:val="24"/>
                <w:szCs w:val="24"/>
              </w:rPr>
              <w:t xml:space="preserve"> types</w:t>
            </w:r>
            <w:r>
              <w:rPr>
                <w:rFonts w:asciiTheme="minorHAnsi" w:eastAsiaTheme="minorHAnsi" w:hAnsiTheme="minorHAnsi" w:cstheme="minorBidi"/>
                <w:sz w:val="24"/>
                <w:szCs w:val="24"/>
              </w:rPr>
              <w:t xml:space="preserve"> have </w:t>
            </w:r>
            <w:r w:rsidRPr="00F97F5F">
              <w:rPr>
                <w:rFonts w:asciiTheme="minorHAnsi" w:eastAsiaTheme="minorHAnsi" w:hAnsiTheme="minorHAnsi" w:cstheme="minorBidi"/>
                <w:sz w:val="24"/>
                <w:szCs w:val="24"/>
              </w:rPr>
              <w:t>access</w:t>
            </w:r>
            <w:r>
              <w:rPr>
                <w:rFonts w:asciiTheme="minorHAnsi" w:eastAsiaTheme="minorHAnsi" w:hAnsiTheme="minorHAnsi" w:cstheme="minorBidi"/>
                <w:sz w:val="24"/>
                <w:szCs w:val="24"/>
              </w:rPr>
              <w:t xml:space="preserve"> to viewing invoices</w:t>
            </w:r>
            <w:r w:rsidRPr="00F97F5F">
              <w:rPr>
                <w:rFonts w:asciiTheme="minorHAnsi" w:eastAsiaTheme="minorHAnsi" w:hAnsiTheme="minorHAnsi" w:cstheme="minorBidi"/>
                <w:sz w:val="24"/>
                <w:szCs w:val="24"/>
              </w:rPr>
              <w:t xml:space="preserve">.  </w:t>
            </w:r>
            <w:r>
              <w:rPr>
                <w:rFonts w:asciiTheme="minorHAnsi" w:eastAsiaTheme="minorHAnsi" w:hAnsiTheme="minorHAnsi" w:cstheme="minorBidi"/>
                <w:sz w:val="24"/>
                <w:szCs w:val="24"/>
              </w:rPr>
              <w:t>This includes current and completed invoices.</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Input</w:t>
            </w:r>
          </w:p>
        </w:tc>
        <w:tc>
          <w:tcPr>
            <w:tcW w:w="4675" w:type="dxa"/>
          </w:tcPr>
          <w:p w:rsidR="00215866" w:rsidRDefault="00215866" w:rsidP="0056218A">
            <w:pPr>
              <w:numPr>
                <w:ilvl w:val="0"/>
                <w:numId w:val="16"/>
              </w:numPr>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Invoice </w:t>
            </w:r>
            <w:r w:rsidRPr="00F97F5F">
              <w:rPr>
                <w:rFonts w:asciiTheme="minorHAnsi" w:eastAsiaTheme="minorHAnsi" w:hAnsiTheme="minorHAnsi" w:cstheme="minorBidi"/>
                <w:sz w:val="24"/>
                <w:szCs w:val="24"/>
              </w:rPr>
              <w:t>Number</w:t>
            </w:r>
          </w:p>
          <w:p w:rsidR="00215866" w:rsidRPr="006F2FA6" w:rsidRDefault="00215866" w:rsidP="0056218A">
            <w:pPr>
              <w:numPr>
                <w:ilvl w:val="0"/>
                <w:numId w:val="16"/>
              </w:numPr>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Data Range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Output</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Data for the searched Invoice. </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Preconditions</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 xml:space="preserve">The </w:t>
            </w:r>
            <w:r>
              <w:rPr>
                <w:rFonts w:asciiTheme="minorHAnsi" w:eastAsiaTheme="minorHAnsi" w:hAnsiTheme="minorHAnsi" w:cstheme="minorBidi"/>
                <w:sz w:val="24"/>
                <w:szCs w:val="24"/>
              </w:rPr>
              <w:t>Invoice</w:t>
            </w:r>
            <w:r w:rsidRPr="00F97F5F">
              <w:rPr>
                <w:rFonts w:asciiTheme="minorHAnsi" w:eastAsiaTheme="minorHAnsi" w:hAnsiTheme="minorHAnsi" w:cstheme="minorBidi"/>
                <w:sz w:val="24"/>
                <w:szCs w:val="24"/>
              </w:rPr>
              <w:t xml:space="preserve"> Number does not exist in the system.</w:t>
            </w:r>
            <w:r>
              <w:rPr>
                <w:rFonts w:asciiTheme="minorHAnsi" w:eastAsiaTheme="minorHAnsi" w:hAnsiTheme="minorHAnsi" w:cstheme="minorBidi"/>
                <w:sz w:val="24"/>
                <w:szCs w:val="24"/>
              </w:rPr>
              <w:t xml:space="preserve"> No invoices are within data range.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Post Condition</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If succeeded, user will see the information.</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Action</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The system will remain same. </w:t>
            </w:r>
          </w:p>
        </w:tc>
      </w:tr>
    </w:tbl>
    <w:p w:rsidR="00215866" w:rsidRDefault="00215866" w:rsidP="0056218A">
      <w:pPr>
        <w:rPr>
          <w:sz w:val="24"/>
          <w:szCs w:val="24"/>
          <w:u w:val="single"/>
        </w:rPr>
      </w:pPr>
    </w:p>
    <w:tbl>
      <w:tblPr>
        <w:tblStyle w:val="TableGrid"/>
        <w:tblW w:w="0" w:type="auto"/>
        <w:tblLook w:val="04A0" w:firstRow="1" w:lastRow="0" w:firstColumn="1" w:lastColumn="0" w:noHBand="0" w:noVBand="1"/>
      </w:tblPr>
      <w:tblGrid>
        <w:gridCol w:w="4675"/>
        <w:gridCol w:w="4675"/>
      </w:tblGrid>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Use Case ID: B6</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 xml:space="preserve"> </w:t>
            </w:r>
            <w:r>
              <w:rPr>
                <w:rFonts w:asciiTheme="minorHAnsi" w:eastAsiaTheme="minorHAnsi" w:hAnsiTheme="minorHAnsi" w:cstheme="minorBidi"/>
                <w:sz w:val="24"/>
                <w:szCs w:val="24"/>
              </w:rPr>
              <w:t>View payments done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Description</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Both user and admin</w:t>
            </w:r>
            <w:r w:rsidRPr="00F97F5F">
              <w:rPr>
                <w:rFonts w:asciiTheme="minorHAnsi" w:eastAsiaTheme="minorHAnsi" w:hAnsiTheme="minorHAnsi" w:cstheme="minorBidi"/>
                <w:sz w:val="24"/>
                <w:szCs w:val="24"/>
              </w:rPr>
              <w:t xml:space="preserve"> types</w:t>
            </w:r>
            <w:r>
              <w:rPr>
                <w:rFonts w:asciiTheme="minorHAnsi" w:eastAsiaTheme="minorHAnsi" w:hAnsiTheme="minorHAnsi" w:cstheme="minorBidi"/>
                <w:sz w:val="24"/>
                <w:szCs w:val="24"/>
              </w:rPr>
              <w:t xml:space="preserve"> have </w:t>
            </w:r>
            <w:r w:rsidRPr="00F97F5F">
              <w:rPr>
                <w:rFonts w:asciiTheme="minorHAnsi" w:eastAsiaTheme="minorHAnsi" w:hAnsiTheme="minorHAnsi" w:cstheme="minorBidi"/>
                <w:sz w:val="24"/>
                <w:szCs w:val="24"/>
              </w:rPr>
              <w:t>access</w:t>
            </w:r>
            <w:r>
              <w:rPr>
                <w:rFonts w:asciiTheme="minorHAnsi" w:eastAsiaTheme="minorHAnsi" w:hAnsiTheme="minorHAnsi" w:cstheme="minorBidi"/>
                <w:sz w:val="24"/>
                <w:szCs w:val="24"/>
              </w:rPr>
              <w:t xml:space="preserve"> to viewing payments done</w:t>
            </w:r>
            <w:r w:rsidRPr="00F97F5F">
              <w:rPr>
                <w:rFonts w:asciiTheme="minorHAnsi" w:eastAsiaTheme="minorHAnsi" w:hAnsiTheme="minorHAnsi" w:cstheme="minorBidi"/>
                <w:sz w:val="24"/>
                <w:szCs w:val="24"/>
              </w:rPr>
              <w:t xml:space="preserve">.  </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Input</w:t>
            </w:r>
          </w:p>
        </w:tc>
        <w:tc>
          <w:tcPr>
            <w:tcW w:w="4675" w:type="dxa"/>
          </w:tcPr>
          <w:p w:rsidR="00215866" w:rsidRDefault="00215866" w:rsidP="0056218A">
            <w:pPr>
              <w:numPr>
                <w:ilvl w:val="0"/>
                <w:numId w:val="16"/>
              </w:numPr>
              <w:contextualSpacing/>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Account Number</w:t>
            </w:r>
          </w:p>
          <w:p w:rsidR="00215866" w:rsidRPr="00E825BA" w:rsidRDefault="00215866" w:rsidP="0056218A">
            <w:pPr>
              <w:numPr>
                <w:ilvl w:val="0"/>
                <w:numId w:val="16"/>
              </w:numPr>
              <w:contextualSpacing/>
              <w:rPr>
                <w:rFonts w:asciiTheme="minorHAnsi" w:eastAsiaTheme="minorHAnsi" w:hAnsiTheme="minorHAnsi" w:cstheme="minorBidi"/>
                <w:sz w:val="24"/>
                <w:szCs w:val="24"/>
              </w:rPr>
            </w:pPr>
            <w:r>
              <w:rPr>
                <w:rFonts w:asciiTheme="minorHAnsi" w:eastAsiaTheme="minorHAnsi" w:hAnsiTheme="minorHAnsi" w:cstheme="minorBidi"/>
                <w:sz w:val="24"/>
                <w:szCs w:val="24"/>
              </w:rPr>
              <w:t>Date range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Output</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 xml:space="preserve">If is successful </w:t>
            </w:r>
            <w:r>
              <w:rPr>
                <w:rFonts w:asciiTheme="minorHAnsi" w:eastAsiaTheme="minorHAnsi" w:hAnsiTheme="minorHAnsi" w:cstheme="minorBidi"/>
                <w:sz w:val="24"/>
                <w:szCs w:val="24"/>
              </w:rPr>
              <w:t>It will list the more recently paid first payments to older payments within the data range.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Preconditions</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The Account Number does not exist in the system.</w:t>
            </w:r>
            <w:r>
              <w:rPr>
                <w:rFonts w:asciiTheme="minorHAnsi" w:eastAsiaTheme="minorHAnsi" w:hAnsiTheme="minorHAnsi" w:cstheme="minorBidi"/>
                <w:sz w:val="24"/>
                <w:szCs w:val="24"/>
              </w:rPr>
              <w:t xml:space="preserve"> No invoices are within data range.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Post Condition</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If succeeded, the payments will be shown.</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Action</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The syst</w:t>
            </w:r>
            <w:r>
              <w:rPr>
                <w:rFonts w:asciiTheme="minorHAnsi" w:eastAsiaTheme="minorHAnsi" w:hAnsiTheme="minorHAnsi" w:cstheme="minorBidi"/>
                <w:sz w:val="24"/>
                <w:szCs w:val="24"/>
              </w:rPr>
              <w:t xml:space="preserve">em will remain same. </w:t>
            </w:r>
          </w:p>
        </w:tc>
      </w:tr>
    </w:tbl>
    <w:p w:rsidR="00215866" w:rsidRDefault="00215866" w:rsidP="0056218A">
      <w:pPr>
        <w:rPr>
          <w:sz w:val="24"/>
          <w:szCs w:val="24"/>
          <w:u w:val="single"/>
        </w:rPr>
      </w:pPr>
    </w:p>
    <w:p w:rsidR="00215866" w:rsidRDefault="00215866" w:rsidP="0056218A">
      <w:pPr>
        <w:rPr>
          <w:sz w:val="24"/>
          <w:szCs w:val="24"/>
          <w:u w:val="single"/>
        </w:rPr>
      </w:pPr>
    </w:p>
    <w:tbl>
      <w:tblPr>
        <w:tblStyle w:val="TableGrid"/>
        <w:tblW w:w="0" w:type="auto"/>
        <w:tblLook w:val="04A0" w:firstRow="1" w:lastRow="0" w:firstColumn="1" w:lastColumn="0" w:noHBand="0" w:noVBand="1"/>
      </w:tblPr>
      <w:tblGrid>
        <w:gridCol w:w="4675"/>
        <w:gridCol w:w="4675"/>
      </w:tblGrid>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Use Case ID: B7</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 View Balance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Description</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Both user and admin</w:t>
            </w:r>
            <w:r w:rsidRPr="00F97F5F">
              <w:rPr>
                <w:rFonts w:asciiTheme="minorHAnsi" w:eastAsiaTheme="minorHAnsi" w:hAnsiTheme="minorHAnsi" w:cstheme="minorBidi"/>
                <w:sz w:val="24"/>
                <w:szCs w:val="24"/>
              </w:rPr>
              <w:t xml:space="preserve"> types</w:t>
            </w:r>
            <w:r>
              <w:rPr>
                <w:rFonts w:asciiTheme="minorHAnsi" w:eastAsiaTheme="minorHAnsi" w:hAnsiTheme="minorHAnsi" w:cstheme="minorBidi"/>
                <w:sz w:val="24"/>
                <w:szCs w:val="24"/>
              </w:rPr>
              <w:t xml:space="preserve"> have </w:t>
            </w:r>
            <w:r w:rsidRPr="00F97F5F">
              <w:rPr>
                <w:rFonts w:asciiTheme="minorHAnsi" w:eastAsiaTheme="minorHAnsi" w:hAnsiTheme="minorHAnsi" w:cstheme="minorBidi"/>
                <w:sz w:val="24"/>
                <w:szCs w:val="24"/>
              </w:rPr>
              <w:t>access</w:t>
            </w:r>
            <w:r>
              <w:rPr>
                <w:rFonts w:asciiTheme="minorHAnsi" w:eastAsiaTheme="minorHAnsi" w:hAnsiTheme="minorHAnsi" w:cstheme="minorBidi"/>
                <w:sz w:val="24"/>
                <w:szCs w:val="24"/>
              </w:rPr>
              <w:t xml:space="preserve"> to viewing payments down</w:t>
            </w:r>
            <w:r w:rsidRPr="00F97F5F">
              <w:rPr>
                <w:rFonts w:asciiTheme="minorHAnsi" w:eastAsiaTheme="minorHAnsi" w:hAnsiTheme="minorHAnsi" w:cstheme="minorBidi"/>
                <w:sz w:val="24"/>
                <w:szCs w:val="24"/>
              </w:rPr>
              <w:t xml:space="preserve">.  </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Input</w:t>
            </w:r>
          </w:p>
        </w:tc>
        <w:tc>
          <w:tcPr>
            <w:tcW w:w="4675" w:type="dxa"/>
          </w:tcPr>
          <w:p w:rsidR="00215866" w:rsidRPr="001677E5" w:rsidRDefault="00215866" w:rsidP="0056218A">
            <w:pPr>
              <w:numPr>
                <w:ilvl w:val="0"/>
                <w:numId w:val="16"/>
              </w:numPr>
              <w:contextualSpacing/>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Account Number</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Output</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If transaction is successful the systems will display a confirmation message.</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Preconditions</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The Account Number does not exist in the system.</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Post Condition</w:t>
            </w:r>
          </w:p>
        </w:tc>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 xml:space="preserve">If succeeded, the balance for the account will </w:t>
            </w:r>
            <w:r>
              <w:rPr>
                <w:rFonts w:asciiTheme="minorHAnsi" w:eastAsiaTheme="minorHAnsi" w:hAnsiTheme="minorHAnsi" w:cstheme="minorBidi"/>
                <w:sz w:val="24"/>
                <w:szCs w:val="24"/>
              </w:rPr>
              <w:t>be displayed.</w:t>
            </w:r>
          </w:p>
        </w:tc>
      </w:tr>
      <w:tr w:rsidR="00215866" w:rsidRPr="00F97F5F" w:rsidTr="00215866">
        <w:tc>
          <w:tcPr>
            <w:tcW w:w="4675" w:type="dxa"/>
          </w:tcPr>
          <w:p w:rsidR="00215866" w:rsidRPr="00F97F5F" w:rsidRDefault="00215866" w:rsidP="0056218A">
            <w:pPr>
              <w:rPr>
                <w:rFonts w:asciiTheme="minorHAnsi" w:eastAsiaTheme="minorHAnsi" w:hAnsiTheme="minorHAnsi" w:cstheme="minorBidi"/>
                <w:sz w:val="24"/>
                <w:szCs w:val="24"/>
              </w:rPr>
            </w:pPr>
            <w:r w:rsidRPr="00F97F5F">
              <w:rPr>
                <w:rFonts w:asciiTheme="minorHAnsi" w:eastAsiaTheme="minorHAnsi" w:hAnsiTheme="minorHAnsi" w:cstheme="minorBidi"/>
                <w:sz w:val="24"/>
                <w:szCs w:val="24"/>
              </w:rPr>
              <w:t>Action</w:t>
            </w:r>
          </w:p>
        </w:tc>
        <w:tc>
          <w:tcPr>
            <w:tcW w:w="4675" w:type="dxa"/>
          </w:tcPr>
          <w:p w:rsidR="00215866" w:rsidRPr="00F97F5F" w:rsidRDefault="00215866" w:rsidP="0056218A">
            <w:pPr>
              <w:rPr>
                <w:rFonts w:asciiTheme="minorHAnsi" w:eastAsiaTheme="minorHAnsi" w:hAnsiTheme="minorHAnsi" w:cstheme="minorBidi"/>
                <w:sz w:val="24"/>
                <w:szCs w:val="24"/>
              </w:rPr>
            </w:pPr>
            <w:r>
              <w:rPr>
                <w:rFonts w:asciiTheme="minorHAnsi" w:eastAsiaTheme="minorHAnsi" w:hAnsiTheme="minorHAnsi" w:cstheme="minorBidi"/>
                <w:sz w:val="24"/>
                <w:szCs w:val="24"/>
              </w:rPr>
              <w:t>The system will be same.</w:t>
            </w:r>
          </w:p>
        </w:tc>
      </w:tr>
    </w:tbl>
    <w:p w:rsidR="00215866" w:rsidRDefault="00215866" w:rsidP="0056218A">
      <w:pPr>
        <w:rPr>
          <w:sz w:val="24"/>
          <w:szCs w:val="24"/>
          <w:u w:val="single"/>
        </w:rPr>
      </w:pPr>
    </w:p>
    <w:p w:rsidR="00F97F5F" w:rsidRDefault="00F97F5F"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4B7217" w:rsidRDefault="004B7217" w:rsidP="0056218A">
      <w:pPr>
        <w:rPr>
          <w:sz w:val="24"/>
          <w:szCs w:val="24"/>
          <w:u w:val="single"/>
        </w:rPr>
      </w:pPr>
    </w:p>
    <w:p w:rsidR="00E738D1" w:rsidRPr="004B7217" w:rsidRDefault="00E738D1" w:rsidP="0056218A">
      <w:pPr>
        <w:rPr>
          <w:b/>
          <w:sz w:val="24"/>
          <w:szCs w:val="24"/>
          <w:u w:val="single"/>
        </w:rPr>
      </w:pPr>
      <w:r w:rsidRPr="004B7217">
        <w:rPr>
          <w:b/>
          <w:sz w:val="24"/>
          <w:szCs w:val="24"/>
          <w:u w:val="single"/>
        </w:rPr>
        <w:lastRenderedPageBreak/>
        <w:t xml:space="preserve">Modules </w:t>
      </w:r>
      <w:r w:rsidR="007F3298" w:rsidRPr="004B7217">
        <w:rPr>
          <w:b/>
          <w:sz w:val="24"/>
          <w:szCs w:val="24"/>
          <w:u w:val="single"/>
        </w:rPr>
        <w:t>Contact and Support</w:t>
      </w:r>
    </w:p>
    <w:p w:rsidR="00E738D1" w:rsidRDefault="00E738D1" w:rsidP="0056218A">
      <w:pPr>
        <w:rPr>
          <w:sz w:val="24"/>
          <w:szCs w:val="24"/>
        </w:rPr>
      </w:pPr>
    </w:p>
    <w:p w:rsidR="009B70CE" w:rsidRPr="009B70CE" w:rsidRDefault="009B70CE" w:rsidP="0056218A">
      <w:pPr>
        <w:rPr>
          <w:sz w:val="24"/>
          <w:szCs w:val="2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2"/>
        <w:gridCol w:w="7198"/>
      </w:tblGrid>
      <w:tr w:rsidR="00CC1A9C" w:rsidRPr="00CC1A9C" w:rsidTr="00CC1A9C">
        <w:trPr>
          <w:jc w:val="center"/>
        </w:trPr>
        <w:tc>
          <w:tcPr>
            <w:tcW w:w="2178" w:type="dxa"/>
            <w:tcBorders>
              <w:top w:val="single" w:sz="4" w:space="0" w:color="auto"/>
              <w:left w:val="single" w:sz="4" w:space="0" w:color="auto"/>
              <w:bottom w:val="single" w:sz="4" w:space="0" w:color="auto"/>
              <w:right w:val="single" w:sz="4" w:space="0" w:color="auto"/>
            </w:tcBorders>
            <w:hideMark/>
          </w:tcPr>
          <w:p w:rsidR="00CC1A9C" w:rsidRPr="00CC1A9C" w:rsidRDefault="00CC1A9C" w:rsidP="0056218A">
            <w:pPr>
              <w:spacing w:before="100" w:line="276" w:lineRule="auto"/>
              <w:rPr>
                <w:rFonts w:ascii="Calibri" w:eastAsia="Calibri" w:hAnsi="Calibri"/>
                <w:sz w:val="22"/>
                <w:szCs w:val="22"/>
              </w:rPr>
            </w:pPr>
            <w:r w:rsidRPr="00CC1A9C">
              <w:rPr>
                <w:rFonts w:ascii="Calibri" w:eastAsia="Calibri" w:hAnsi="Calibri"/>
                <w:sz w:val="22"/>
                <w:szCs w:val="22"/>
              </w:rPr>
              <w:t>Use Case ID:1</w:t>
            </w:r>
          </w:p>
        </w:tc>
        <w:tc>
          <w:tcPr>
            <w:tcW w:w="7398" w:type="dxa"/>
            <w:tcBorders>
              <w:top w:val="single" w:sz="4" w:space="0" w:color="auto"/>
              <w:left w:val="single" w:sz="4" w:space="0" w:color="auto"/>
              <w:bottom w:val="single" w:sz="4" w:space="0" w:color="auto"/>
              <w:right w:val="single" w:sz="4" w:space="0" w:color="auto"/>
            </w:tcBorders>
            <w:hideMark/>
          </w:tcPr>
          <w:p w:rsidR="00CC1A9C" w:rsidRPr="00CC1A9C" w:rsidRDefault="00A97336" w:rsidP="0056218A">
            <w:pPr>
              <w:spacing w:before="100" w:line="276" w:lineRule="auto"/>
              <w:rPr>
                <w:rFonts w:ascii="Calibri" w:eastAsia="Calibri" w:hAnsi="Calibri"/>
                <w:sz w:val="22"/>
                <w:szCs w:val="22"/>
              </w:rPr>
            </w:pPr>
            <w:r>
              <w:rPr>
                <w:rFonts w:ascii="Calibri" w:eastAsia="Calibri" w:hAnsi="Calibri"/>
                <w:sz w:val="22"/>
                <w:szCs w:val="22"/>
              </w:rPr>
              <w:t xml:space="preserve">Post a question </w:t>
            </w:r>
          </w:p>
        </w:tc>
      </w:tr>
      <w:tr w:rsidR="00CC1A9C" w:rsidRPr="00CC1A9C" w:rsidTr="00CC1A9C">
        <w:trPr>
          <w:jc w:val="center"/>
        </w:trPr>
        <w:tc>
          <w:tcPr>
            <w:tcW w:w="2178" w:type="dxa"/>
            <w:tcBorders>
              <w:top w:val="single" w:sz="4" w:space="0" w:color="auto"/>
              <w:left w:val="single" w:sz="4" w:space="0" w:color="auto"/>
              <w:bottom w:val="single" w:sz="4" w:space="0" w:color="auto"/>
              <w:right w:val="single" w:sz="4" w:space="0" w:color="auto"/>
            </w:tcBorders>
            <w:hideMark/>
          </w:tcPr>
          <w:p w:rsidR="00CC1A9C" w:rsidRPr="00CC1A9C" w:rsidRDefault="00CC1A9C" w:rsidP="0056218A">
            <w:pPr>
              <w:spacing w:before="100" w:line="276" w:lineRule="auto"/>
              <w:rPr>
                <w:rFonts w:ascii="Calibri" w:eastAsia="Calibri" w:hAnsi="Calibri"/>
                <w:sz w:val="22"/>
                <w:szCs w:val="22"/>
              </w:rPr>
            </w:pPr>
            <w:r w:rsidRPr="00CC1A9C">
              <w:rPr>
                <w:rFonts w:ascii="Calibri" w:eastAsia="Calibri" w:hAnsi="Calibri"/>
                <w:sz w:val="22"/>
                <w:szCs w:val="22"/>
              </w:rPr>
              <w:t>Description</w:t>
            </w:r>
          </w:p>
        </w:tc>
        <w:tc>
          <w:tcPr>
            <w:tcW w:w="7398" w:type="dxa"/>
            <w:tcBorders>
              <w:top w:val="single" w:sz="4" w:space="0" w:color="auto"/>
              <w:left w:val="single" w:sz="4" w:space="0" w:color="auto"/>
              <w:bottom w:val="single" w:sz="4" w:space="0" w:color="auto"/>
              <w:right w:val="single" w:sz="4" w:space="0" w:color="auto"/>
            </w:tcBorders>
            <w:hideMark/>
          </w:tcPr>
          <w:p w:rsidR="00CC1A9C" w:rsidRPr="00CC1A9C" w:rsidRDefault="002D4348" w:rsidP="0056218A">
            <w:pPr>
              <w:spacing w:before="100" w:line="276" w:lineRule="auto"/>
              <w:rPr>
                <w:rFonts w:ascii="Calibri" w:eastAsia="Calibri" w:hAnsi="Calibri"/>
                <w:sz w:val="22"/>
                <w:szCs w:val="22"/>
              </w:rPr>
            </w:pPr>
            <w:r>
              <w:rPr>
                <w:rFonts w:ascii="Calibri" w:eastAsia="Calibri" w:hAnsi="Calibri"/>
                <w:sz w:val="22"/>
                <w:szCs w:val="22"/>
              </w:rPr>
              <w:t>A user has the ability to post a question at any time by filling and submitting a form a</w:t>
            </w:r>
            <w:r w:rsidR="00FB56CD">
              <w:rPr>
                <w:rFonts w:ascii="Calibri" w:eastAsia="Calibri" w:hAnsi="Calibri"/>
                <w:sz w:val="22"/>
                <w:szCs w:val="22"/>
              </w:rPr>
              <w:t>nd a</w:t>
            </w:r>
            <w:r>
              <w:rPr>
                <w:rFonts w:ascii="Calibri" w:eastAsia="Calibri" w:hAnsi="Calibri"/>
                <w:sz w:val="22"/>
                <w:szCs w:val="22"/>
              </w:rPr>
              <w:t xml:space="preserve"> thread will be created. The </w:t>
            </w:r>
            <w:r w:rsidR="00FB56CD">
              <w:rPr>
                <w:rFonts w:ascii="Calibri" w:eastAsia="Calibri" w:hAnsi="Calibri"/>
                <w:sz w:val="22"/>
                <w:szCs w:val="22"/>
              </w:rPr>
              <w:t xml:space="preserve">only precaution required is a simple number/letter code to be type by user to </w:t>
            </w:r>
            <w:r w:rsidR="007F3298">
              <w:rPr>
                <w:rFonts w:ascii="Calibri" w:eastAsia="Calibri" w:hAnsi="Calibri"/>
                <w:sz w:val="22"/>
                <w:szCs w:val="22"/>
              </w:rPr>
              <w:t xml:space="preserve">reduce spam. If entered incorrectly system will refresh with error message </w:t>
            </w:r>
            <w:r w:rsidR="001E6420">
              <w:rPr>
                <w:rFonts w:ascii="Calibri" w:eastAsia="Calibri" w:hAnsi="Calibri"/>
                <w:sz w:val="22"/>
                <w:szCs w:val="22"/>
              </w:rPr>
              <w:t xml:space="preserve">on incorrect input. </w:t>
            </w:r>
          </w:p>
        </w:tc>
      </w:tr>
      <w:tr w:rsidR="00CC1A9C" w:rsidRPr="00CC1A9C" w:rsidTr="00CC1A9C">
        <w:trPr>
          <w:jc w:val="center"/>
        </w:trPr>
        <w:tc>
          <w:tcPr>
            <w:tcW w:w="2178" w:type="dxa"/>
            <w:tcBorders>
              <w:top w:val="single" w:sz="4" w:space="0" w:color="auto"/>
              <w:left w:val="single" w:sz="4" w:space="0" w:color="auto"/>
              <w:bottom w:val="single" w:sz="4" w:space="0" w:color="auto"/>
              <w:right w:val="single" w:sz="4" w:space="0" w:color="auto"/>
            </w:tcBorders>
            <w:hideMark/>
          </w:tcPr>
          <w:p w:rsidR="00CC1A9C" w:rsidRPr="00CC1A9C" w:rsidRDefault="00CC1A9C" w:rsidP="0056218A">
            <w:pPr>
              <w:spacing w:before="100" w:line="276" w:lineRule="auto"/>
              <w:rPr>
                <w:rFonts w:ascii="Calibri" w:eastAsia="Calibri" w:hAnsi="Calibri"/>
                <w:sz w:val="22"/>
                <w:szCs w:val="22"/>
              </w:rPr>
            </w:pPr>
            <w:r w:rsidRPr="00CC1A9C">
              <w:rPr>
                <w:rFonts w:ascii="Calibri" w:eastAsia="Calibri" w:hAnsi="Calibri"/>
                <w:sz w:val="22"/>
                <w:szCs w:val="22"/>
              </w:rPr>
              <w:t>Input</w:t>
            </w:r>
          </w:p>
        </w:tc>
        <w:tc>
          <w:tcPr>
            <w:tcW w:w="7398" w:type="dxa"/>
            <w:tcBorders>
              <w:top w:val="single" w:sz="4" w:space="0" w:color="auto"/>
              <w:left w:val="single" w:sz="4" w:space="0" w:color="auto"/>
              <w:bottom w:val="single" w:sz="4" w:space="0" w:color="auto"/>
              <w:right w:val="single" w:sz="4" w:space="0" w:color="auto"/>
            </w:tcBorders>
            <w:hideMark/>
          </w:tcPr>
          <w:p w:rsidR="00CC1A9C" w:rsidRPr="00CC1A9C" w:rsidRDefault="00CC1A9C" w:rsidP="0056218A">
            <w:pPr>
              <w:numPr>
                <w:ilvl w:val="0"/>
                <w:numId w:val="1"/>
              </w:numPr>
              <w:spacing w:before="100" w:line="276" w:lineRule="auto"/>
              <w:rPr>
                <w:rFonts w:ascii="Calibri" w:eastAsia="Calibri" w:hAnsi="Calibri"/>
                <w:sz w:val="22"/>
                <w:szCs w:val="22"/>
              </w:rPr>
            </w:pPr>
            <w:r w:rsidRPr="00CC1A9C">
              <w:rPr>
                <w:rFonts w:ascii="Calibri" w:eastAsia="Calibri" w:hAnsi="Calibri"/>
                <w:sz w:val="22"/>
                <w:szCs w:val="22"/>
              </w:rPr>
              <w:t>First Name</w:t>
            </w:r>
          </w:p>
          <w:p w:rsidR="00CC1A9C" w:rsidRPr="00CC1A9C" w:rsidRDefault="00CC1A9C" w:rsidP="0056218A">
            <w:pPr>
              <w:numPr>
                <w:ilvl w:val="0"/>
                <w:numId w:val="1"/>
              </w:numPr>
              <w:spacing w:before="100" w:line="276" w:lineRule="auto"/>
              <w:rPr>
                <w:rFonts w:ascii="Calibri" w:eastAsia="Calibri" w:hAnsi="Calibri"/>
                <w:sz w:val="22"/>
                <w:szCs w:val="22"/>
              </w:rPr>
            </w:pPr>
            <w:r w:rsidRPr="00CC1A9C">
              <w:rPr>
                <w:rFonts w:ascii="Calibri" w:eastAsia="Calibri" w:hAnsi="Calibri"/>
                <w:sz w:val="22"/>
                <w:szCs w:val="22"/>
              </w:rPr>
              <w:t>Last Name</w:t>
            </w:r>
          </w:p>
          <w:p w:rsidR="00CC1A9C" w:rsidRDefault="001E6420" w:rsidP="0056218A">
            <w:pPr>
              <w:numPr>
                <w:ilvl w:val="0"/>
                <w:numId w:val="1"/>
              </w:numPr>
              <w:spacing w:before="100" w:line="276" w:lineRule="auto"/>
              <w:rPr>
                <w:rFonts w:ascii="Calibri" w:eastAsia="Calibri" w:hAnsi="Calibri"/>
                <w:sz w:val="22"/>
                <w:szCs w:val="22"/>
              </w:rPr>
            </w:pPr>
            <w:r>
              <w:rPr>
                <w:rFonts w:ascii="Calibri" w:eastAsia="Calibri" w:hAnsi="Calibri"/>
                <w:sz w:val="22"/>
                <w:szCs w:val="22"/>
              </w:rPr>
              <w:t>Question</w:t>
            </w:r>
          </w:p>
          <w:p w:rsidR="001E6420" w:rsidRPr="00CC1A9C" w:rsidRDefault="001E6420" w:rsidP="0056218A">
            <w:pPr>
              <w:numPr>
                <w:ilvl w:val="0"/>
                <w:numId w:val="1"/>
              </w:numPr>
              <w:spacing w:before="100" w:line="276" w:lineRule="auto"/>
              <w:rPr>
                <w:rFonts w:ascii="Calibri" w:eastAsia="Calibri" w:hAnsi="Calibri"/>
                <w:sz w:val="22"/>
                <w:szCs w:val="22"/>
              </w:rPr>
            </w:pPr>
            <w:r>
              <w:rPr>
                <w:rFonts w:ascii="Calibri" w:eastAsia="Calibri" w:hAnsi="Calibri"/>
                <w:sz w:val="22"/>
                <w:szCs w:val="22"/>
              </w:rPr>
              <w:t>Security code</w:t>
            </w:r>
          </w:p>
        </w:tc>
      </w:tr>
      <w:tr w:rsidR="00CC1A9C" w:rsidRPr="00CC1A9C" w:rsidTr="00CC1A9C">
        <w:trPr>
          <w:jc w:val="center"/>
        </w:trPr>
        <w:tc>
          <w:tcPr>
            <w:tcW w:w="2178" w:type="dxa"/>
            <w:tcBorders>
              <w:top w:val="single" w:sz="4" w:space="0" w:color="auto"/>
              <w:left w:val="single" w:sz="4" w:space="0" w:color="auto"/>
              <w:bottom w:val="single" w:sz="4" w:space="0" w:color="auto"/>
              <w:right w:val="single" w:sz="4" w:space="0" w:color="auto"/>
            </w:tcBorders>
            <w:hideMark/>
          </w:tcPr>
          <w:p w:rsidR="00CC1A9C" w:rsidRPr="00CC1A9C" w:rsidRDefault="00CC1A9C" w:rsidP="0056218A">
            <w:pPr>
              <w:spacing w:before="100" w:line="276" w:lineRule="auto"/>
              <w:rPr>
                <w:rFonts w:ascii="Calibri" w:eastAsia="Calibri" w:hAnsi="Calibri"/>
                <w:sz w:val="22"/>
                <w:szCs w:val="22"/>
              </w:rPr>
            </w:pPr>
            <w:r w:rsidRPr="00CC1A9C">
              <w:rPr>
                <w:rFonts w:ascii="Calibri" w:eastAsia="Calibri" w:hAnsi="Calibri"/>
                <w:sz w:val="22"/>
                <w:szCs w:val="22"/>
              </w:rPr>
              <w:t>Output</w:t>
            </w:r>
          </w:p>
        </w:tc>
        <w:tc>
          <w:tcPr>
            <w:tcW w:w="7398" w:type="dxa"/>
            <w:tcBorders>
              <w:top w:val="single" w:sz="4" w:space="0" w:color="auto"/>
              <w:left w:val="single" w:sz="4" w:space="0" w:color="auto"/>
              <w:bottom w:val="single" w:sz="4" w:space="0" w:color="auto"/>
              <w:right w:val="single" w:sz="4" w:space="0" w:color="auto"/>
            </w:tcBorders>
            <w:hideMark/>
          </w:tcPr>
          <w:p w:rsidR="00CC1A9C" w:rsidRPr="00CC1A9C" w:rsidRDefault="005D6D9A" w:rsidP="0056218A">
            <w:pPr>
              <w:spacing w:before="100" w:line="276" w:lineRule="auto"/>
              <w:rPr>
                <w:rFonts w:ascii="Calibri" w:eastAsia="Calibri" w:hAnsi="Calibri"/>
                <w:sz w:val="22"/>
                <w:szCs w:val="22"/>
              </w:rPr>
            </w:pPr>
            <w:r>
              <w:rPr>
                <w:rFonts w:ascii="Calibri" w:eastAsia="Calibri" w:hAnsi="Calibri"/>
                <w:sz w:val="22"/>
                <w:szCs w:val="22"/>
              </w:rPr>
              <w:t xml:space="preserve">If successful new thread will be created with users question, if failed it will refresh with error message for missing or incorrect input. </w:t>
            </w:r>
          </w:p>
        </w:tc>
      </w:tr>
      <w:tr w:rsidR="00CC1A9C" w:rsidRPr="00CC1A9C" w:rsidTr="00CC1A9C">
        <w:trPr>
          <w:jc w:val="center"/>
        </w:trPr>
        <w:tc>
          <w:tcPr>
            <w:tcW w:w="2178" w:type="dxa"/>
            <w:tcBorders>
              <w:top w:val="single" w:sz="4" w:space="0" w:color="auto"/>
              <w:left w:val="single" w:sz="4" w:space="0" w:color="auto"/>
              <w:bottom w:val="single" w:sz="4" w:space="0" w:color="auto"/>
              <w:right w:val="single" w:sz="4" w:space="0" w:color="auto"/>
            </w:tcBorders>
            <w:hideMark/>
          </w:tcPr>
          <w:p w:rsidR="00CC1A9C" w:rsidRPr="00CC1A9C" w:rsidRDefault="00CC1A9C" w:rsidP="0056218A">
            <w:pPr>
              <w:spacing w:before="100" w:line="276" w:lineRule="auto"/>
              <w:rPr>
                <w:rFonts w:ascii="Calibri" w:eastAsia="Calibri" w:hAnsi="Calibri"/>
                <w:sz w:val="22"/>
                <w:szCs w:val="22"/>
              </w:rPr>
            </w:pPr>
            <w:r w:rsidRPr="00CC1A9C">
              <w:rPr>
                <w:rFonts w:ascii="Calibri" w:eastAsia="Calibri" w:hAnsi="Calibri"/>
                <w:sz w:val="22"/>
                <w:szCs w:val="22"/>
              </w:rPr>
              <w:t>Preconditions</w:t>
            </w:r>
          </w:p>
        </w:tc>
        <w:tc>
          <w:tcPr>
            <w:tcW w:w="7398" w:type="dxa"/>
            <w:tcBorders>
              <w:top w:val="single" w:sz="4" w:space="0" w:color="auto"/>
              <w:left w:val="single" w:sz="4" w:space="0" w:color="auto"/>
              <w:bottom w:val="single" w:sz="4" w:space="0" w:color="auto"/>
              <w:right w:val="single" w:sz="4" w:space="0" w:color="auto"/>
            </w:tcBorders>
            <w:hideMark/>
          </w:tcPr>
          <w:p w:rsidR="00CC1A9C" w:rsidRPr="00CC1A9C" w:rsidRDefault="001E6420" w:rsidP="0056218A">
            <w:pPr>
              <w:spacing w:before="100" w:line="276" w:lineRule="auto"/>
              <w:rPr>
                <w:rFonts w:ascii="Calibri" w:eastAsia="Calibri" w:hAnsi="Calibri"/>
                <w:sz w:val="22"/>
                <w:szCs w:val="22"/>
              </w:rPr>
            </w:pPr>
            <w:r>
              <w:rPr>
                <w:rFonts w:ascii="Calibri" w:eastAsia="Calibri" w:hAnsi="Calibri"/>
                <w:sz w:val="22"/>
                <w:szCs w:val="22"/>
              </w:rPr>
              <w:t>User is registered and logged in.</w:t>
            </w:r>
          </w:p>
        </w:tc>
      </w:tr>
      <w:tr w:rsidR="00CC1A9C" w:rsidRPr="00CC1A9C" w:rsidTr="00CC1A9C">
        <w:trPr>
          <w:jc w:val="center"/>
        </w:trPr>
        <w:tc>
          <w:tcPr>
            <w:tcW w:w="2178" w:type="dxa"/>
            <w:tcBorders>
              <w:top w:val="single" w:sz="4" w:space="0" w:color="auto"/>
              <w:left w:val="single" w:sz="4" w:space="0" w:color="auto"/>
              <w:bottom w:val="single" w:sz="4" w:space="0" w:color="auto"/>
              <w:right w:val="single" w:sz="4" w:space="0" w:color="auto"/>
            </w:tcBorders>
            <w:hideMark/>
          </w:tcPr>
          <w:p w:rsidR="00CC1A9C" w:rsidRPr="00CC1A9C" w:rsidRDefault="00CC1A9C" w:rsidP="0056218A">
            <w:pPr>
              <w:spacing w:before="100" w:line="276" w:lineRule="auto"/>
              <w:rPr>
                <w:rFonts w:ascii="Calibri" w:eastAsia="Calibri" w:hAnsi="Calibri"/>
                <w:sz w:val="22"/>
                <w:szCs w:val="22"/>
              </w:rPr>
            </w:pPr>
            <w:r w:rsidRPr="00CC1A9C">
              <w:rPr>
                <w:rFonts w:ascii="Calibri" w:eastAsia="Calibri" w:hAnsi="Calibri"/>
                <w:sz w:val="22"/>
                <w:szCs w:val="22"/>
              </w:rPr>
              <w:t>Post Conditions</w:t>
            </w:r>
          </w:p>
        </w:tc>
        <w:tc>
          <w:tcPr>
            <w:tcW w:w="7398" w:type="dxa"/>
            <w:tcBorders>
              <w:top w:val="single" w:sz="4" w:space="0" w:color="auto"/>
              <w:left w:val="single" w:sz="4" w:space="0" w:color="auto"/>
              <w:bottom w:val="single" w:sz="4" w:space="0" w:color="auto"/>
              <w:right w:val="single" w:sz="4" w:space="0" w:color="auto"/>
            </w:tcBorders>
            <w:hideMark/>
          </w:tcPr>
          <w:p w:rsidR="00CC1A9C" w:rsidRPr="00CC1A9C" w:rsidRDefault="005D6D9A" w:rsidP="0056218A">
            <w:pPr>
              <w:spacing w:before="100" w:line="276" w:lineRule="auto"/>
              <w:rPr>
                <w:rFonts w:ascii="Calibri" w:eastAsia="Calibri" w:hAnsi="Calibri"/>
                <w:sz w:val="22"/>
                <w:szCs w:val="22"/>
              </w:rPr>
            </w:pPr>
            <w:r>
              <w:rPr>
                <w:rFonts w:ascii="Calibri" w:eastAsia="Calibri" w:hAnsi="Calibri"/>
                <w:sz w:val="22"/>
                <w:szCs w:val="22"/>
              </w:rPr>
              <w:t>If successful thread with question will be created.</w:t>
            </w:r>
          </w:p>
        </w:tc>
      </w:tr>
      <w:tr w:rsidR="00CC1A9C" w:rsidRPr="00CC1A9C" w:rsidTr="00CC1A9C">
        <w:trPr>
          <w:jc w:val="center"/>
        </w:trPr>
        <w:tc>
          <w:tcPr>
            <w:tcW w:w="2178" w:type="dxa"/>
            <w:tcBorders>
              <w:top w:val="single" w:sz="4" w:space="0" w:color="auto"/>
              <w:left w:val="single" w:sz="4" w:space="0" w:color="auto"/>
              <w:bottom w:val="single" w:sz="4" w:space="0" w:color="auto"/>
              <w:right w:val="single" w:sz="4" w:space="0" w:color="auto"/>
            </w:tcBorders>
            <w:hideMark/>
          </w:tcPr>
          <w:p w:rsidR="00CC1A9C" w:rsidRPr="00CC1A9C" w:rsidRDefault="00CC1A9C" w:rsidP="0056218A">
            <w:pPr>
              <w:spacing w:before="100" w:line="276" w:lineRule="auto"/>
              <w:rPr>
                <w:rFonts w:ascii="Calibri" w:eastAsia="Calibri" w:hAnsi="Calibri"/>
                <w:sz w:val="22"/>
                <w:szCs w:val="22"/>
              </w:rPr>
            </w:pPr>
            <w:r w:rsidRPr="00CC1A9C">
              <w:rPr>
                <w:rFonts w:ascii="Calibri" w:eastAsia="Calibri" w:hAnsi="Calibri"/>
                <w:sz w:val="22"/>
                <w:szCs w:val="22"/>
              </w:rPr>
              <w:t>Action</w:t>
            </w:r>
          </w:p>
        </w:tc>
        <w:tc>
          <w:tcPr>
            <w:tcW w:w="7398" w:type="dxa"/>
            <w:tcBorders>
              <w:top w:val="single" w:sz="4" w:space="0" w:color="auto"/>
              <w:left w:val="single" w:sz="4" w:space="0" w:color="auto"/>
              <w:bottom w:val="single" w:sz="4" w:space="0" w:color="auto"/>
              <w:right w:val="single" w:sz="4" w:space="0" w:color="auto"/>
            </w:tcBorders>
            <w:hideMark/>
          </w:tcPr>
          <w:p w:rsidR="00CC1A9C" w:rsidRPr="00CC1A9C" w:rsidRDefault="005D6D9A" w:rsidP="0056218A">
            <w:pPr>
              <w:spacing w:before="100" w:line="276" w:lineRule="auto"/>
              <w:rPr>
                <w:rFonts w:ascii="Calibri" w:eastAsia="Calibri" w:hAnsi="Calibri"/>
                <w:sz w:val="22"/>
                <w:szCs w:val="22"/>
              </w:rPr>
            </w:pPr>
            <w:r>
              <w:rPr>
                <w:rFonts w:ascii="Calibri" w:eastAsia="Calibri" w:hAnsi="Calibri"/>
                <w:sz w:val="22"/>
                <w:szCs w:val="22"/>
              </w:rPr>
              <w:t>System validates</w:t>
            </w:r>
            <w:r w:rsidR="00CC1A9C" w:rsidRPr="00CC1A9C">
              <w:rPr>
                <w:rFonts w:ascii="Calibri" w:eastAsia="Calibri" w:hAnsi="Calibri"/>
                <w:sz w:val="22"/>
                <w:szCs w:val="22"/>
              </w:rPr>
              <w:t>:</w:t>
            </w:r>
          </w:p>
          <w:p w:rsidR="00CC1A9C" w:rsidRPr="00CC1A9C" w:rsidRDefault="00CC1A9C" w:rsidP="0056218A">
            <w:pPr>
              <w:numPr>
                <w:ilvl w:val="0"/>
                <w:numId w:val="2"/>
              </w:numPr>
              <w:spacing w:before="100" w:line="276" w:lineRule="auto"/>
              <w:rPr>
                <w:rFonts w:ascii="Calibri" w:eastAsia="Calibri" w:hAnsi="Calibri"/>
                <w:sz w:val="22"/>
                <w:szCs w:val="22"/>
              </w:rPr>
            </w:pPr>
            <w:r w:rsidRPr="00CC1A9C">
              <w:rPr>
                <w:rFonts w:ascii="Calibri" w:eastAsia="Calibri" w:hAnsi="Calibri"/>
                <w:sz w:val="22"/>
                <w:szCs w:val="22"/>
              </w:rPr>
              <w:t>All fields have values</w:t>
            </w:r>
          </w:p>
        </w:tc>
      </w:tr>
    </w:tbl>
    <w:p w:rsidR="00CC1A9C" w:rsidRDefault="00CC1A9C" w:rsidP="0056218A">
      <w:pPr>
        <w:spacing w:before="100" w:line="276" w:lineRule="auto"/>
        <w:rPr>
          <w:rFonts w:ascii="Calibri" w:hAnsi="Calibri"/>
          <w:sz w:val="22"/>
          <w:szCs w:val="22"/>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7200"/>
      </w:tblGrid>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Use Case ID:</w:t>
            </w:r>
            <w:r w:rsidR="005D6D9A">
              <w:rPr>
                <w:rFonts w:ascii="Calibri" w:eastAsia="Calibri" w:hAnsi="Calibri"/>
                <w:sz w:val="22"/>
                <w:szCs w:val="22"/>
              </w:rPr>
              <w:t>2</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Pr>
                <w:rFonts w:ascii="Calibri" w:eastAsia="Calibri" w:hAnsi="Calibri"/>
                <w:sz w:val="22"/>
                <w:szCs w:val="22"/>
              </w:rPr>
              <w:t xml:space="preserve">View previous </w:t>
            </w:r>
            <w:r w:rsidR="00E738D1">
              <w:rPr>
                <w:rFonts w:ascii="Calibri" w:eastAsia="Calibri" w:hAnsi="Calibri"/>
                <w:sz w:val="22"/>
                <w:szCs w:val="22"/>
              </w:rPr>
              <w:t>communication</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Description</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5D6D9A" w:rsidP="0056218A">
            <w:pPr>
              <w:spacing w:before="100" w:line="276" w:lineRule="auto"/>
              <w:rPr>
                <w:rFonts w:ascii="Calibri" w:eastAsia="Calibri" w:hAnsi="Calibri"/>
                <w:sz w:val="22"/>
                <w:szCs w:val="22"/>
              </w:rPr>
            </w:pPr>
            <w:r>
              <w:rPr>
                <w:rFonts w:ascii="Calibri" w:eastAsia="Calibri" w:hAnsi="Calibri"/>
                <w:sz w:val="22"/>
                <w:szCs w:val="22"/>
              </w:rPr>
              <w:t xml:space="preserve">Both user and admin have the ability to view previous communication with each other. Only requirement here is that user is logged in, with one click system will display all previous questions and answers between the user and admin. </w:t>
            </w:r>
            <w:r w:rsidR="00A97336" w:rsidRPr="00CC1A9C">
              <w:rPr>
                <w:rFonts w:ascii="Calibri" w:eastAsia="Calibri" w:hAnsi="Calibri"/>
                <w:sz w:val="22"/>
                <w:szCs w:val="22"/>
              </w:rPr>
              <w:t xml:space="preserve"> </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Input</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5D6D9A" w:rsidP="0056218A">
            <w:pPr>
              <w:numPr>
                <w:ilvl w:val="0"/>
                <w:numId w:val="1"/>
              </w:numPr>
              <w:spacing w:before="100" w:line="276" w:lineRule="auto"/>
              <w:rPr>
                <w:rFonts w:ascii="Calibri" w:eastAsia="Calibri" w:hAnsi="Calibri"/>
                <w:sz w:val="22"/>
                <w:szCs w:val="22"/>
              </w:rPr>
            </w:pPr>
            <w:r>
              <w:rPr>
                <w:rFonts w:ascii="Calibri" w:eastAsia="Calibri" w:hAnsi="Calibri"/>
                <w:sz w:val="22"/>
                <w:szCs w:val="22"/>
              </w:rPr>
              <w:t xml:space="preserve">No input necessary </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Output</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5D6D9A" w:rsidP="0056218A">
            <w:pPr>
              <w:spacing w:before="100" w:line="276" w:lineRule="auto"/>
              <w:rPr>
                <w:rFonts w:ascii="Calibri" w:eastAsia="Calibri" w:hAnsi="Calibri"/>
                <w:sz w:val="22"/>
                <w:szCs w:val="22"/>
              </w:rPr>
            </w:pPr>
            <w:r>
              <w:rPr>
                <w:rFonts w:ascii="Calibri" w:eastAsia="Calibri" w:hAnsi="Calibri"/>
                <w:sz w:val="22"/>
                <w:szCs w:val="22"/>
              </w:rPr>
              <w:t xml:space="preserve">User should see all previous communication with organization. Admin should be able to see history as well as coworkers answers. </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Preconditions</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0B0FB5" w:rsidP="0056218A">
            <w:pPr>
              <w:spacing w:before="100" w:line="276" w:lineRule="auto"/>
              <w:rPr>
                <w:rFonts w:ascii="Calibri" w:eastAsia="Calibri" w:hAnsi="Calibri"/>
                <w:sz w:val="22"/>
                <w:szCs w:val="22"/>
              </w:rPr>
            </w:pPr>
            <w:r>
              <w:rPr>
                <w:rFonts w:ascii="Calibri" w:eastAsia="Calibri" w:hAnsi="Calibri"/>
                <w:sz w:val="22"/>
                <w:szCs w:val="22"/>
              </w:rPr>
              <w:t xml:space="preserve">User has logged in. </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Post Conditions</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0B0FB5" w:rsidP="0056218A">
            <w:pPr>
              <w:spacing w:before="100" w:line="276" w:lineRule="auto"/>
              <w:rPr>
                <w:rFonts w:ascii="Calibri" w:eastAsia="Calibri" w:hAnsi="Calibri"/>
                <w:sz w:val="22"/>
                <w:szCs w:val="22"/>
              </w:rPr>
            </w:pPr>
            <w:r>
              <w:rPr>
                <w:rFonts w:ascii="Calibri" w:eastAsia="Calibri" w:hAnsi="Calibri"/>
                <w:sz w:val="22"/>
                <w:szCs w:val="22"/>
              </w:rPr>
              <w:t>User and admin will see all previous communication.</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Action</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0B0FB5" w:rsidP="0056218A">
            <w:pPr>
              <w:spacing w:before="100" w:line="276" w:lineRule="auto"/>
              <w:rPr>
                <w:rFonts w:ascii="Calibri" w:eastAsia="Calibri" w:hAnsi="Calibri"/>
                <w:sz w:val="22"/>
                <w:szCs w:val="22"/>
              </w:rPr>
            </w:pPr>
            <w:r>
              <w:rPr>
                <w:rFonts w:ascii="Calibri" w:eastAsia="Calibri" w:hAnsi="Calibri"/>
                <w:sz w:val="22"/>
                <w:szCs w:val="22"/>
              </w:rPr>
              <w:t>System retrieves</w:t>
            </w:r>
            <w:r w:rsidR="00A97336" w:rsidRPr="00CC1A9C">
              <w:rPr>
                <w:rFonts w:ascii="Calibri" w:eastAsia="Calibri" w:hAnsi="Calibri"/>
                <w:sz w:val="22"/>
                <w:szCs w:val="22"/>
              </w:rPr>
              <w:t>:</w:t>
            </w:r>
          </w:p>
          <w:p w:rsidR="00A97336" w:rsidRPr="00CC1A9C" w:rsidRDefault="000B0FB5" w:rsidP="0056218A">
            <w:pPr>
              <w:numPr>
                <w:ilvl w:val="0"/>
                <w:numId w:val="2"/>
              </w:numPr>
              <w:spacing w:before="100" w:line="276" w:lineRule="auto"/>
              <w:rPr>
                <w:rFonts w:ascii="Calibri" w:eastAsia="Calibri" w:hAnsi="Calibri"/>
                <w:sz w:val="22"/>
                <w:szCs w:val="22"/>
              </w:rPr>
            </w:pPr>
            <w:r>
              <w:rPr>
                <w:rFonts w:ascii="Calibri" w:eastAsia="Calibri" w:hAnsi="Calibri"/>
                <w:sz w:val="22"/>
                <w:szCs w:val="22"/>
              </w:rPr>
              <w:t>Previous communication made by user and admin.</w:t>
            </w:r>
          </w:p>
        </w:tc>
      </w:tr>
    </w:tbl>
    <w:p w:rsidR="00A97336" w:rsidRDefault="00A97336" w:rsidP="0056218A">
      <w:pPr>
        <w:spacing w:before="100" w:line="276" w:lineRule="auto"/>
        <w:rPr>
          <w:rFonts w:ascii="Calibri" w:hAnsi="Calibri"/>
          <w:sz w:val="22"/>
          <w:szCs w:val="22"/>
          <w:lang w:eastAsia="ja-JP"/>
        </w:rPr>
      </w:pPr>
    </w:p>
    <w:p w:rsidR="004B7217" w:rsidRDefault="004B7217" w:rsidP="0056218A">
      <w:pPr>
        <w:spacing w:before="100" w:line="276" w:lineRule="auto"/>
        <w:rPr>
          <w:rFonts w:ascii="Calibri" w:hAnsi="Calibri"/>
          <w:sz w:val="22"/>
          <w:szCs w:val="22"/>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2"/>
        <w:gridCol w:w="7198"/>
      </w:tblGrid>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lastRenderedPageBreak/>
              <w:t>Use Case ID:</w:t>
            </w:r>
            <w:r w:rsidR="0098582A">
              <w:rPr>
                <w:rFonts w:ascii="Calibri" w:eastAsia="Calibri" w:hAnsi="Calibri"/>
                <w:sz w:val="22"/>
                <w:szCs w:val="22"/>
              </w:rPr>
              <w:t>3</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Pr>
                <w:rFonts w:ascii="Calibri" w:eastAsia="Calibri" w:hAnsi="Calibri"/>
                <w:sz w:val="22"/>
                <w:szCs w:val="22"/>
              </w:rPr>
              <w:t>Answers to Questions</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Description</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0B0FB5" w:rsidP="0056218A">
            <w:pPr>
              <w:spacing w:before="100" w:line="276" w:lineRule="auto"/>
              <w:rPr>
                <w:rFonts w:ascii="Calibri" w:eastAsia="Calibri" w:hAnsi="Calibri"/>
                <w:sz w:val="22"/>
                <w:szCs w:val="22"/>
              </w:rPr>
            </w:pPr>
            <w:r>
              <w:rPr>
                <w:rFonts w:ascii="Calibri" w:eastAsia="Calibri" w:hAnsi="Calibri"/>
                <w:sz w:val="22"/>
                <w:szCs w:val="22"/>
              </w:rPr>
              <w:t xml:space="preserve">The administrator has the ability to view Questions submitted by customers. Admin can then answer the question he or she submitted. </w:t>
            </w:r>
            <w:r w:rsidR="00A97336" w:rsidRPr="00CC1A9C">
              <w:rPr>
                <w:rFonts w:ascii="Calibri" w:eastAsia="Calibri" w:hAnsi="Calibri"/>
                <w:sz w:val="22"/>
                <w:szCs w:val="22"/>
              </w:rPr>
              <w:t xml:space="preserve"> </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Input</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0B0FB5" w:rsidP="0056218A">
            <w:pPr>
              <w:numPr>
                <w:ilvl w:val="0"/>
                <w:numId w:val="1"/>
              </w:numPr>
              <w:spacing w:before="100" w:line="276" w:lineRule="auto"/>
              <w:rPr>
                <w:rFonts w:ascii="Calibri" w:eastAsia="Calibri" w:hAnsi="Calibri"/>
                <w:sz w:val="22"/>
                <w:szCs w:val="22"/>
              </w:rPr>
            </w:pPr>
            <w:r>
              <w:rPr>
                <w:rFonts w:ascii="Calibri" w:eastAsia="Calibri" w:hAnsi="Calibri"/>
                <w:sz w:val="22"/>
                <w:szCs w:val="22"/>
              </w:rPr>
              <w:t>Admin Name</w:t>
            </w:r>
          </w:p>
          <w:p w:rsidR="00A97336" w:rsidRPr="00CC1A9C" w:rsidRDefault="000B0FB5" w:rsidP="0056218A">
            <w:pPr>
              <w:numPr>
                <w:ilvl w:val="0"/>
                <w:numId w:val="1"/>
              </w:numPr>
              <w:spacing w:before="100" w:line="276" w:lineRule="auto"/>
              <w:rPr>
                <w:rFonts w:ascii="Calibri" w:eastAsia="Calibri" w:hAnsi="Calibri"/>
                <w:sz w:val="22"/>
                <w:szCs w:val="22"/>
              </w:rPr>
            </w:pPr>
            <w:r>
              <w:rPr>
                <w:rFonts w:ascii="Calibri" w:eastAsia="Calibri" w:hAnsi="Calibri"/>
                <w:sz w:val="22"/>
                <w:szCs w:val="22"/>
              </w:rPr>
              <w:t>Admin Answer</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Output</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0B0FB5" w:rsidP="0056218A">
            <w:pPr>
              <w:spacing w:before="100" w:line="276" w:lineRule="auto"/>
              <w:rPr>
                <w:rFonts w:ascii="Calibri" w:eastAsia="Calibri" w:hAnsi="Calibri"/>
                <w:sz w:val="22"/>
                <w:szCs w:val="22"/>
              </w:rPr>
            </w:pPr>
            <w:r>
              <w:rPr>
                <w:rFonts w:ascii="Calibri" w:eastAsia="Calibri" w:hAnsi="Calibri"/>
                <w:sz w:val="22"/>
                <w:szCs w:val="22"/>
              </w:rPr>
              <w:t>Answer to customer question.</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Preconditions</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0B0FB5" w:rsidP="0056218A">
            <w:pPr>
              <w:spacing w:before="100" w:line="276" w:lineRule="auto"/>
              <w:rPr>
                <w:rFonts w:ascii="Calibri" w:eastAsia="Calibri" w:hAnsi="Calibri"/>
                <w:sz w:val="22"/>
                <w:szCs w:val="22"/>
              </w:rPr>
            </w:pPr>
            <w:r>
              <w:rPr>
                <w:rFonts w:ascii="Calibri" w:eastAsia="Calibri" w:hAnsi="Calibri"/>
                <w:sz w:val="22"/>
                <w:szCs w:val="22"/>
              </w:rPr>
              <w:t xml:space="preserve">Logged in as administrator. </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Post Conditions</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0B0FB5" w:rsidP="0056218A">
            <w:pPr>
              <w:spacing w:before="100" w:line="276" w:lineRule="auto"/>
              <w:rPr>
                <w:rFonts w:ascii="Calibri" w:eastAsia="Calibri" w:hAnsi="Calibri"/>
                <w:sz w:val="22"/>
                <w:szCs w:val="22"/>
              </w:rPr>
            </w:pPr>
            <w:r>
              <w:rPr>
                <w:rFonts w:ascii="Calibri" w:eastAsia="Calibri" w:hAnsi="Calibri"/>
                <w:sz w:val="22"/>
                <w:szCs w:val="22"/>
              </w:rPr>
              <w:t xml:space="preserve">No post Conditions. </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Action</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 xml:space="preserve">System </w:t>
            </w:r>
            <w:r w:rsidR="000B0FB5">
              <w:rPr>
                <w:rFonts w:ascii="Calibri" w:eastAsia="Calibri" w:hAnsi="Calibri"/>
                <w:sz w:val="22"/>
                <w:szCs w:val="22"/>
              </w:rPr>
              <w:t>Displays:</w:t>
            </w:r>
          </w:p>
          <w:p w:rsidR="00A97336" w:rsidRPr="00CC1A9C" w:rsidRDefault="000B0FB5" w:rsidP="0056218A">
            <w:pPr>
              <w:numPr>
                <w:ilvl w:val="0"/>
                <w:numId w:val="2"/>
              </w:numPr>
              <w:spacing w:before="100" w:line="276" w:lineRule="auto"/>
              <w:rPr>
                <w:rFonts w:ascii="Calibri" w:eastAsia="Calibri" w:hAnsi="Calibri"/>
                <w:sz w:val="22"/>
                <w:szCs w:val="22"/>
              </w:rPr>
            </w:pPr>
            <w:r>
              <w:rPr>
                <w:rFonts w:ascii="Calibri" w:eastAsia="Calibri" w:hAnsi="Calibri"/>
                <w:sz w:val="22"/>
                <w:szCs w:val="22"/>
              </w:rPr>
              <w:t>Creates a response to a question submitted by user.</w:t>
            </w:r>
          </w:p>
        </w:tc>
      </w:tr>
    </w:tbl>
    <w:p w:rsidR="009B70CE" w:rsidRDefault="009B70CE" w:rsidP="0056218A">
      <w:pPr>
        <w:spacing w:before="100" w:line="276" w:lineRule="auto"/>
        <w:rPr>
          <w:rFonts w:ascii="Calibri" w:hAnsi="Calibri"/>
          <w:sz w:val="22"/>
          <w:szCs w:val="22"/>
          <w:lang w:eastAsia="ja-JP"/>
        </w:rPr>
      </w:pPr>
    </w:p>
    <w:p w:rsidR="009B70CE" w:rsidRPr="004B7217" w:rsidRDefault="009B70CE" w:rsidP="0056218A">
      <w:pPr>
        <w:spacing w:before="100" w:line="276" w:lineRule="auto"/>
        <w:rPr>
          <w:b/>
          <w:sz w:val="24"/>
          <w:szCs w:val="24"/>
          <w:u w:val="single"/>
          <w:lang w:eastAsia="ja-JP"/>
        </w:rPr>
      </w:pPr>
      <w:r w:rsidRPr="004B7217">
        <w:rPr>
          <w:b/>
          <w:sz w:val="24"/>
          <w:szCs w:val="24"/>
          <w:u w:val="single"/>
          <w:lang w:eastAsia="ja-JP"/>
        </w:rPr>
        <w:t>Support Module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2"/>
        <w:gridCol w:w="7198"/>
      </w:tblGrid>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Use Case ID:1</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E738D1" w:rsidP="0056218A">
            <w:pPr>
              <w:spacing w:before="100" w:line="276" w:lineRule="auto"/>
              <w:rPr>
                <w:rFonts w:ascii="Calibri" w:eastAsia="Calibri" w:hAnsi="Calibri"/>
                <w:sz w:val="22"/>
                <w:szCs w:val="22"/>
              </w:rPr>
            </w:pPr>
            <w:r>
              <w:rPr>
                <w:rFonts w:ascii="Calibri" w:eastAsia="Calibri" w:hAnsi="Calibri"/>
                <w:sz w:val="22"/>
                <w:szCs w:val="22"/>
              </w:rPr>
              <w:t>Create thread for Question or comment</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Description</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98582A" w:rsidP="0056218A">
            <w:pPr>
              <w:spacing w:before="100" w:line="276" w:lineRule="auto"/>
              <w:rPr>
                <w:rFonts w:ascii="Calibri" w:eastAsia="Calibri" w:hAnsi="Calibri"/>
                <w:sz w:val="22"/>
                <w:szCs w:val="22"/>
              </w:rPr>
            </w:pPr>
            <w:r>
              <w:rPr>
                <w:rFonts w:ascii="Calibri" w:eastAsia="Calibri" w:hAnsi="Calibri"/>
                <w:sz w:val="22"/>
                <w:szCs w:val="22"/>
              </w:rPr>
              <w:t xml:space="preserve">User will have the ability to create a thread. User must fill required </w:t>
            </w:r>
            <w:r w:rsidR="00801746">
              <w:rPr>
                <w:rFonts w:ascii="Calibri" w:eastAsia="Calibri" w:hAnsi="Calibri"/>
                <w:sz w:val="22"/>
                <w:szCs w:val="22"/>
              </w:rPr>
              <w:t>information</w:t>
            </w:r>
            <w:r>
              <w:rPr>
                <w:rFonts w:ascii="Calibri" w:eastAsia="Calibri" w:hAnsi="Calibri"/>
                <w:sz w:val="22"/>
                <w:szCs w:val="22"/>
              </w:rPr>
              <w:t xml:space="preserve"> in order to create a thread </w:t>
            </w:r>
            <w:r w:rsidR="00B2332C">
              <w:rPr>
                <w:rFonts w:ascii="Calibri" w:eastAsia="Calibri" w:hAnsi="Calibri"/>
                <w:sz w:val="22"/>
                <w:szCs w:val="22"/>
              </w:rPr>
              <w:t>as well enter correct code used to reduce spam. If information is entered correctly thread is created, if not error message on input not valid.</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Input</w:t>
            </w:r>
          </w:p>
        </w:tc>
        <w:tc>
          <w:tcPr>
            <w:tcW w:w="7398" w:type="dxa"/>
            <w:tcBorders>
              <w:top w:val="single" w:sz="4" w:space="0" w:color="auto"/>
              <w:left w:val="single" w:sz="4" w:space="0" w:color="auto"/>
              <w:bottom w:val="single" w:sz="4" w:space="0" w:color="auto"/>
              <w:right w:val="single" w:sz="4" w:space="0" w:color="auto"/>
            </w:tcBorders>
            <w:hideMark/>
          </w:tcPr>
          <w:p w:rsidR="00A97336" w:rsidRDefault="000B0FB5" w:rsidP="0056218A">
            <w:pPr>
              <w:numPr>
                <w:ilvl w:val="0"/>
                <w:numId w:val="1"/>
              </w:numPr>
              <w:spacing w:before="100" w:line="276" w:lineRule="auto"/>
              <w:rPr>
                <w:rFonts w:ascii="Calibri" w:eastAsia="Calibri" w:hAnsi="Calibri"/>
                <w:sz w:val="22"/>
                <w:szCs w:val="22"/>
              </w:rPr>
            </w:pPr>
            <w:r>
              <w:rPr>
                <w:rFonts w:ascii="Calibri" w:eastAsia="Calibri" w:hAnsi="Calibri"/>
                <w:sz w:val="22"/>
                <w:szCs w:val="22"/>
              </w:rPr>
              <w:t xml:space="preserve">Subject of thread </w:t>
            </w:r>
          </w:p>
          <w:p w:rsidR="00A97336" w:rsidRPr="00CC1A9C" w:rsidRDefault="000B0FB5" w:rsidP="0056218A">
            <w:pPr>
              <w:numPr>
                <w:ilvl w:val="0"/>
                <w:numId w:val="1"/>
              </w:numPr>
              <w:spacing w:before="100" w:line="276" w:lineRule="auto"/>
              <w:rPr>
                <w:rFonts w:ascii="Calibri" w:eastAsia="Calibri" w:hAnsi="Calibri"/>
                <w:sz w:val="22"/>
                <w:szCs w:val="22"/>
              </w:rPr>
            </w:pPr>
            <w:r>
              <w:rPr>
                <w:rFonts w:ascii="Calibri" w:eastAsia="Calibri" w:hAnsi="Calibri"/>
                <w:sz w:val="22"/>
                <w:szCs w:val="22"/>
              </w:rPr>
              <w:t>Question or comment in box</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Output</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B2332C" w:rsidP="0056218A">
            <w:pPr>
              <w:spacing w:before="100" w:line="276" w:lineRule="auto"/>
              <w:rPr>
                <w:rFonts w:ascii="Calibri" w:eastAsia="Calibri" w:hAnsi="Calibri"/>
                <w:sz w:val="22"/>
                <w:szCs w:val="22"/>
              </w:rPr>
            </w:pPr>
            <w:r>
              <w:rPr>
                <w:rFonts w:ascii="Calibri" w:eastAsia="Calibri" w:hAnsi="Calibri"/>
                <w:sz w:val="22"/>
                <w:szCs w:val="22"/>
              </w:rPr>
              <w:t>If information is valid, and code is correct thread is created, other message on input invalid.</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Preconditions</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E6327A" w:rsidP="0056218A">
            <w:pPr>
              <w:spacing w:before="100" w:line="276" w:lineRule="auto"/>
              <w:rPr>
                <w:rFonts w:ascii="Calibri" w:eastAsia="Calibri" w:hAnsi="Calibri"/>
                <w:sz w:val="22"/>
                <w:szCs w:val="22"/>
              </w:rPr>
            </w:pPr>
            <w:r>
              <w:rPr>
                <w:rFonts w:ascii="Calibri" w:eastAsia="Calibri" w:hAnsi="Calibri"/>
                <w:sz w:val="22"/>
                <w:szCs w:val="22"/>
              </w:rPr>
              <w:t>Logged</w:t>
            </w:r>
            <w:r w:rsidR="00B2332C">
              <w:rPr>
                <w:rFonts w:ascii="Calibri" w:eastAsia="Calibri" w:hAnsi="Calibri"/>
                <w:sz w:val="22"/>
                <w:szCs w:val="22"/>
              </w:rPr>
              <w:t xml:space="preserve"> in as user </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Post Conditions</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B2332C" w:rsidP="0056218A">
            <w:pPr>
              <w:spacing w:before="100" w:line="276" w:lineRule="auto"/>
              <w:rPr>
                <w:rFonts w:ascii="Calibri" w:eastAsia="Calibri" w:hAnsi="Calibri"/>
                <w:sz w:val="22"/>
                <w:szCs w:val="22"/>
              </w:rPr>
            </w:pPr>
            <w:r>
              <w:rPr>
                <w:rFonts w:ascii="Calibri" w:eastAsia="Calibri" w:hAnsi="Calibri"/>
                <w:sz w:val="22"/>
                <w:szCs w:val="22"/>
              </w:rPr>
              <w:t>User redirected to his or her thread.</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Action</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B2332C" w:rsidP="0056218A">
            <w:pPr>
              <w:spacing w:before="100" w:line="276" w:lineRule="auto"/>
              <w:rPr>
                <w:rFonts w:ascii="Calibri" w:eastAsia="Calibri" w:hAnsi="Calibri"/>
                <w:sz w:val="22"/>
                <w:szCs w:val="22"/>
              </w:rPr>
            </w:pPr>
            <w:r>
              <w:rPr>
                <w:rFonts w:ascii="Calibri" w:eastAsia="Calibri" w:hAnsi="Calibri"/>
                <w:sz w:val="22"/>
                <w:szCs w:val="22"/>
              </w:rPr>
              <w:t>System validates:</w:t>
            </w:r>
          </w:p>
          <w:p w:rsidR="00A97336" w:rsidRDefault="00B2332C" w:rsidP="0056218A">
            <w:pPr>
              <w:numPr>
                <w:ilvl w:val="0"/>
                <w:numId w:val="2"/>
              </w:numPr>
              <w:spacing w:before="100" w:line="276" w:lineRule="auto"/>
              <w:rPr>
                <w:rFonts w:ascii="Calibri" w:eastAsia="Calibri" w:hAnsi="Calibri"/>
                <w:sz w:val="22"/>
                <w:szCs w:val="22"/>
              </w:rPr>
            </w:pPr>
            <w:r>
              <w:rPr>
                <w:rFonts w:ascii="Calibri" w:eastAsia="Calibri" w:hAnsi="Calibri"/>
                <w:sz w:val="22"/>
                <w:szCs w:val="22"/>
              </w:rPr>
              <w:t>Input is valid</w:t>
            </w:r>
          </w:p>
          <w:p w:rsidR="00B2332C" w:rsidRPr="00CC1A9C" w:rsidRDefault="00B2332C" w:rsidP="0056218A">
            <w:pPr>
              <w:numPr>
                <w:ilvl w:val="0"/>
                <w:numId w:val="2"/>
              </w:numPr>
              <w:spacing w:before="100" w:line="276" w:lineRule="auto"/>
              <w:rPr>
                <w:rFonts w:ascii="Calibri" w:eastAsia="Calibri" w:hAnsi="Calibri"/>
                <w:sz w:val="22"/>
                <w:szCs w:val="22"/>
              </w:rPr>
            </w:pPr>
            <w:r>
              <w:rPr>
                <w:rFonts w:ascii="Calibri" w:eastAsia="Calibri" w:hAnsi="Calibri"/>
                <w:sz w:val="22"/>
                <w:szCs w:val="22"/>
              </w:rPr>
              <w:t>System creates and displays thread</w:t>
            </w:r>
          </w:p>
        </w:tc>
      </w:tr>
    </w:tbl>
    <w:p w:rsidR="00CC1A9C" w:rsidRDefault="00CC1A9C" w:rsidP="0056218A">
      <w:pPr>
        <w:spacing w:before="100" w:line="276" w:lineRule="auto"/>
        <w:rPr>
          <w:rFonts w:ascii="Calibri" w:hAnsi="Calibri"/>
          <w:sz w:val="22"/>
          <w:szCs w:val="22"/>
          <w:lang w:eastAsia="ja-JP"/>
        </w:rPr>
      </w:pPr>
    </w:p>
    <w:p w:rsidR="004B7217" w:rsidRDefault="004B7217" w:rsidP="0056218A">
      <w:pPr>
        <w:spacing w:before="100" w:line="276" w:lineRule="auto"/>
        <w:rPr>
          <w:rFonts w:ascii="Calibri" w:hAnsi="Calibri"/>
          <w:sz w:val="22"/>
          <w:szCs w:val="22"/>
          <w:lang w:eastAsia="ja-JP"/>
        </w:rPr>
      </w:pPr>
    </w:p>
    <w:p w:rsidR="004B7217" w:rsidRDefault="004B7217" w:rsidP="0056218A">
      <w:pPr>
        <w:spacing w:before="100" w:line="276" w:lineRule="auto"/>
        <w:rPr>
          <w:rFonts w:ascii="Calibri" w:hAnsi="Calibri"/>
          <w:sz w:val="22"/>
          <w:szCs w:val="22"/>
          <w:lang w:eastAsia="ja-JP"/>
        </w:rPr>
      </w:pPr>
    </w:p>
    <w:p w:rsidR="004B7217" w:rsidRDefault="004B7217" w:rsidP="0056218A">
      <w:pPr>
        <w:spacing w:before="100" w:line="276" w:lineRule="auto"/>
        <w:rPr>
          <w:rFonts w:ascii="Calibri" w:hAnsi="Calibri"/>
          <w:sz w:val="22"/>
          <w:szCs w:val="22"/>
          <w:lang w:eastAsia="ja-JP"/>
        </w:rPr>
      </w:pPr>
    </w:p>
    <w:p w:rsidR="004B7217" w:rsidRDefault="004B7217" w:rsidP="0056218A">
      <w:pPr>
        <w:spacing w:before="100" w:line="276" w:lineRule="auto"/>
        <w:rPr>
          <w:rFonts w:ascii="Calibri" w:hAnsi="Calibri"/>
          <w:sz w:val="22"/>
          <w:szCs w:val="22"/>
          <w:lang w:eastAsia="ja-JP"/>
        </w:rPr>
      </w:pPr>
    </w:p>
    <w:p w:rsidR="004B7217" w:rsidRDefault="004B7217" w:rsidP="0056218A">
      <w:pPr>
        <w:spacing w:before="100" w:line="276" w:lineRule="auto"/>
        <w:rPr>
          <w:rFonts w:ascii="Calibri" w:hAnsi="Calibri"/>
          <w:sz w:val="22"/>
          <w:szCs w:val="22"/>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2"/>
        <w:gridCol w:w="7198"/>
      </w:tblGrid>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lastRenderedPageBreak/>
              <w:t>Use Case ID:</w:t>
            </w:r>
            <w:r w:rsidR="0098582A">
              <w:rPr>
                <w:rFonts w:ascii="Calibri" w:eastAsia="Calibri" w:hAnsi="Calibri"/>
                <w:sz w:val="22"/>
                <w:szCs w:val="22"/>
              </w:rPr>
              <w:t>2</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E738D1" w:rsidP="0056218A">
            <w:pPr>
              <w:spacing w:before="100" w:line="276" w:lineRule="auto"/>
              <w:rPr>
                <w:rFonts w:ascii="Calibri" w:eastAsia="Calibri" w:hAnsi="Calibri"/>
                <w:sz w:val="22"/>
                <w:szCs w:val="22"/>
              </w:rPr>
            </w:pPr>
            <w:r>
              <w:rPr>
                <w:rFonts w:ascii="Calibri" w:eastAsia="Calibri" w:hAnsi="Calibri"/>
                <w:sz w:val="22"/>
                <w:szCs w:val="22"/>
              </w:rPr>
              <w:t>Contribute to posts</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Description</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B2332C" w:rsidP="0056218A">
            <w:pPr>
              <w:spacing w:before="100" w:line="276" w:lineRule="auto"/>
              <w:rPr>
                <w:rFonts w:ascii="Calibri" w:eastAsia="Calibri" w:hAnsi="Calibri"/>
                <w:sz w:val="22"/>
                <w:szCs w:val="22"/>
              </w:rPr>
            </w:pPr>
            <w:r>
              <w:rPr>
                <w:rFonts w:ascii="Calibri" w:eastAsia="Calibri" w:hAnsi="Calibri"/>
                <w:sz w:val="22"/>
                <w:szCs w:val="22"/>
              </w:rPr>
              <w:t xml:space="preserve">Both customer and Admin may contribute to existing thread by posting a comment. Simply by hitting user or admin can comment and reply on whole thread or simply on a specific post. </w:t>
            </w:r>
          </w:p>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 xml:space="preserve">To register with the system, a user must fill in a list of required fields before submitting the form. If the transaction is successful the user account will be created within the system. </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Input</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98582A" w:rsidP="0056218A">
            <w:pPr>
              <w:numPr>
                <w:ilvl w:val="0"/>
                <w:numId w:val="1"/>
              </w:numPr>
              <w:spacing w:before="100" w:line="276" w:lineRule="auto"/>
              <w:rPr>
                <w:rFonts w:ascii="Calibri" w:eastAsia="Calibri" w:hAnsi="Calibri"/>
                <w:sz w:val="22"/>
                <w:szCs w:val="22"/>
              </w:rPr>
            </w:pPr>
            <w:r>
              <w:rPr>
                <w:rFonts w:ascii="Calibri" w:eastAsia="Calibri" w:hAnsi="Calibri"/>
                <w:sz w:val="22"/>
                <w:szCs w:val="22"/>
              </w:rPr>
              <w:t>Comment in comment box</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Output</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B2332C" w:rsidP="0056218A">
            <w:pPr>
              <w:spacing w:before="100" w:line="276" w:lineRule="auto"/>
              <w:rPr>
                <w:rFonts w:ascii="Calibri" w:eastAsia="Calibri" w:hAnsi="Calibri"/>
                <w:sz w:val="22"/>
                <w:szCs w:val="22"/>
              </w:rPr>
            </w:pPr>
            <w:r>
              <w:rPr>
                <w:rFonts w:ascii="Calibri" w:eastAsia="Calibri" w:hAnsi="Calibri"/>
                <w:sz w:val="22"/>
                <w:szCs w:val="22"/>
              </w:rPr>
              <w:t xml:space="preserve">System displays comment on bottom if replying to thread, or right under post if replying to specific comment. </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Preconditions</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B2332C" w:rsidP="0056218A">
            <w:pPr>
              <w:spacing w:before="100" w:line="276" w:lineRule="auto"/>
              <w:rPr>
                <w:rFonts w:ascii="Calibri" w:eastAsia="Calibri" w:hAnsi="Calibri"/>
                <w:sz w:val="22"/>
                <w:szCs w:val="22"/>
              </w:rPr>
            </w:pPr>
            <w:r>
              <w:rPr>
                <w:rFonts w:ascii="Calibri" w:eastAsia="Calibri" w:hAnsi="Calibri"/>
                <w:sz w:val="22"/>
                <w:szCs w:val="22"/>
              </w:rPr>
              <w:t>User/Admin logged in</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Post Conditions</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B2332C" w:rsidP="0056218A">
            <w:pPr>
              <w:spacing w:before="100" w:line="276" w:lineRule="auto"/>
              <w:rPr>
                <w:rFonts w:ascii="Calibri" w:eastAsia="Calibri" w:hAnsi="Calibri"/>
                <w:sz w:val="22"/>
                <w:szCs w:val="22"/>
              </w:rPr>
            </w:pPr>
            <w:r>
              <w:rPr>
                <w:rFonts w:ascii="Calibri" w:eastAsia="Calibri" w:hAnsi="Calibri"/>
                <w:sz w:val="22"/>
                <w:szCs w:val="22"/>
              </w:rPr>
              <w:t xml:space="preserve">No post conditions </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Action</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9333E1" w:rsidP="0056218A">
            <w:pPr>
              <w:spacing w:before="100" w:line="276" w:lineRule="auto"/>
              <w:rPr>
                <w:rFonts w:ascii="Calibri" w:eastAsia="Calibri" w:hAnsi="Calibri"/>
                <w:sz w:val="22"/>
                <w:szCs w:val="22"/>
              </w:rPr>
            </w:pPr>
            <w:r>
              <w:rPr>
                <w:rFonts w:ascii="Calibri" w:eastAsia="Calibri" w:hAnsi="Calibri"/>
                <w:sz w:val="22"/>
                <w:szCs w:val="22"/>
              </w:rPr>
              <w:t>System displays:</w:t>
            </w:r>
          </w:p>
          <w:p w:rsidR="00A97336" w:rsidRPr="00CC1A9C" w:rsidRDefault="009333E1" w:rsidP="0056218A">
            <w:pPr>
              <w:numPr>
                <w:ilvl w:val="0"/>
                <w:numId w:val="2"/>
              </w:numPr>
              <w:spacing w:before="100" w:line="276" w:lineRule="auto"/>
              <w:rPr>
                <w:rFonts w:ascii="Calibri" w:eastAsia="Calibri" w:hAnsi="Calibri"/>
                <w:sz w:val="22"/>
                <w:szCs w:val="22"/>
              </w:rPr>
            </w:pPr>
            <w:r>
              <w:rPr>
                <w:rFonts w:ascii="Calibri" w:eastAsia="Calibri" w:hAnsi="Calibri"/>
                <w:sz w:val="22"/>
                <w:szCs w:val="22"/>
              </w:rPr>
              <w:t>User or admin fills comment box hit post and comment will display</w:t>
            </w:r>
          </w:p>
        </w:tc>
      </w:tr>
    </w:tbl>
    <w:p w:rsidR="00A97336" w:rsidRDefault="00A97336" w:rsidP="0056218A">
      <w:pPr>
        <w:spacing w:before="100" w:line="276" w:lineRule="auto"/>
        <w:rPr>
          <w:rFonts w:ascii="Calibri" w:hAnsi="Calibri"/>
          <w:sz w:val="22"/>
          <w:szCs w:val="22"/>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2"/>
        <w:gridCol w:w="7198"/>
      </w:tblGrid>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Use Case ID:</w:t>
            </w:r>
            <w:r w:rsidR="0098582A">
              <w:rPr>
                <w:rFonts w:ascii="Calibri" w:eastAsia="Calibri" w:hAnsi="Calibri"/>
                <w:sz w:val="22"/>
                <w:szCs w:val="22"/>
              </w:rPr>
              <w:t>3</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E738D1" w:rsidP="0056218A">
            <w:pPr>
              <w:spacing w:before="100" w:line="276" w:lineRule="auto"/>
              <w:rPr>
                <w:rFonts w:ascii="Calibri" w:eastAsia="Calibri" w:hAnsi="Calibri"/>
                <w:sz w:val="22"/>
                <w:szCs w:val="22"/>
              </w:rPr>
            </w:pPr>
            <w:r>
              <w:rPr>
                <w:rFonts w:ascii="Calibri" w:eastAsia="Calibri" w:hAnsi="Calibri"/>
                <w:sz w:val="22"/>
                <w:szCs w:val="22"/>
              </w:rPr>
              <w:t xml:space="preserve">Modify threads </w:t>
            </w:r>
            <w:r w:rsidR="00A97336">
              <w:rPr>
                <w:rFonts w:ascii="Calibri" w:eastAsia="Calibri" w:hAnsi="Calibri"/>
                <w:sz w:val="22"/>
                <w:szCs w:val="22"/>
              </w:rPr>
              <w:t xml:space="preserve"> </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Description</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B2332C" w:rsidP="0056218A">
            <w:pPr>
              <w:spacing w:before="100" w:line="276" w:lineRule="auto"/>
              <w:rPr>
                <w:rFonts w:ascii="Calibri" w:eastAsia="Calibri" w:hAnsi="Calibri"/>
                <w:sz w:val="22"/>
                <w:szCs w:val="22"/>
              </w:rPr>
            </w:pPr>
            <w:r>
              <w:rPr>
                <w:rFonts w:ascii="Calibri" w:eastAsia="Calibri" w:hAnsi="Calibri"/>
                <w:sz w:val="22"/>
                <w:szCs w:val="22"/>
              </w:rPr>
              <w:t xml:space="preserve">Admins have the power to control, monitor and modify thread at will. Editing if they see necessary, and deleting threads deemed </w:t>
            </w:r>
            <w:r w:rsidR="002516B9">
              <w:rPr>
                <w:rFonts w:ascii="Calibri" w:eastAsia="Calibri" w:hAnsi="Calibri"/>
                <w:sz w:val="22"/>
                <w:szCs w:val="22"/>
              </w:rPr>
              <w:t>inappropriate</w:t>
            </w:r>
            <w:r>
              <w:rPr>
                <w:rFonts w:ascii="Calibri" w:eastAsia="Calibri" w:hAnsi="Calibri"/>
                <w:sz w:val="22"/>
                <w:szCs w:val="22"/>
              </w:rPr>
              <w:t>.</w:t>
            </w:r>
            <w:r w:rsidR="00A97336" w:rsidRPr="00CC1A9C">
              <w:rPr>
                <w:rFonts w:ascii="Calibri" w:eastAsia="Calibri" w:hAnsi="Calibri"/>
                <w:sz w:val="22"/>
                <w:szCs w:val="22"/>
              </w:rPr>
              <w:t xml:space="preserve"> </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Input</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98582A" w:rsidP="0056218A">
            <w:pPr>
              <w:numPr>
                <w:ilvl w:val="0"/>
                <w:numId w:val="1"/>
              </w:numPr>
              <w:spacing w:before="100" w:line="276" w:lineRule="auto"/>
              <w:rPr>
                <w:rFonts w:ascii="Calibri" w:eastAsia="Calibri" w:hAnsi="Calibri"/>
                <w:sz w:val="22"/>
                <w:szCs w:val="22"/>
              </w:rPr>
            </w:pPr>
            <w:r>
              <w:rPr>
                <w:rFonts w:ascii="Calibri" w:eastAsia="Calibri" w:hAnsi="Calibri"/>
                <w:sz w:val="22"/>
                <w:szCs w:val="22"/>
              </w:rPr>
              <w:t>No input necessary.</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Output</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9333E1" w:rsidP="0056218A">
            <w:pPr>
              <w:spacing w:before="100" w:line="276" w:lineRule="auto"/>
              <w:rPr>
                <w:rFonts w:ascii="Calibri" w:eastAsia="Calibri" w:hAnsi="Calibri"/>
                <w:sz w:val="22"/>
                <w:szCs w:val="22"/>
              </w:rPr>
            </w:pPr>
            <w:r>
              <w:rPr>
                <w:rFonts w:ascii="Calibri" w:eastAsia="Calibri" w:hAnsi="Calibri"/>
                <w:sz w:val="22"/>
                <w:szCs w:val="22"/>
              </w:rPr>
              <w:t>Message saying  ”</w:t>
            </w:r>
            <w:r w:rsidR="00E6327A">
              <w:rPr>
                <w:rFonts w:ascii="Calibri" w:eastAsia="Calibri" w:hAnsi="Calibri"/>
                <w:sz w:val="22"/>
                <w:szCs w:val="22"/>
              </w:rPr>
              <w:t>Successfully</w:t>
            </w:r>
            <w:r>
              <w:rPr>
                <w:rFonts w:ascii="Calibri" w:eastAsia="Calibri" w:hAnsi="Calibri"/>
                <w:sz w:val="22"/>
                <w:szCs w:val="22"/>
              </w:rPr>
              <w:t xml:space="preserve"> modified”</w:t>
            </w:r>
          </w:p>
        </w:tc>
      </w:tr>
      <w:tr w:rsidR="00A97336" w:rsidRPr="00CC1A9C" w:rsidTr="009333E1">
        <w:trPr>
          <w:trHeight w:val="647"/>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Preconditions</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9333E1" w:rsidP="0056218A">
            <w:pPr>
              <w:spacing w:before="100" w:line="276" w:lineRule="auto"/>
              <w:rPr>
                <w:rFonts w:ascii="Calibri" w:eastAsia="Calibri" w:hAnsi="Calibri"/>
                <w:sz w:val="22"/>
                <w:szCs w:val="22"/>
              </w:rPr>
            </w:pPr>
            <w:r>
              <w:rPr>
                <w:rFonts w:ascii="Calibri" w:eastAsia="Calibri" w:hAnsi="Calibri"/>
                <w:sz w:val="22"/>
                <w:szCs w:val="22"/>
              </w:rPr>
              <w:t xml:space="preserve">Logged in as </w:t>
            </w:r>
            <w:r w:rsidR="00E6327A">
              <w:rPr>
                <w:rFonts w:ascii="Calibri" w:eastAsia="Calibri" w:hAnsi="Calibri"/>
                <w:sz w:val="22"/>
                <w:szCs w:val="22"/>
              </w:rPr>
              <w:t>Administrator</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Post Conditions</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9333E1" w:rsidP="0056218A">
            <w:pPr>
              <w:spacing w:before="100" w:line="276" w:lineRule="auto"/>
              <w:rPr>
                <w:rFonts w:ascii="Calibri" w:eastAsia="Calibri" w:hAnsi="Calibri"/>
                <w:sz w:val="22"/>
                <w:szCs w:val="22"/>
              </w:rPr>
            </w:pPr>
            <w:r>
              <w:rPr>
                <w:rFonts w:ascii="Calibri" w:eastAsia="Calibri" w:hAnsi="Calibri"/>
                <w:sz w:val="22"/>
                <w:szCs w:val="22"/>
              </w:rPr>
              <w:t>System will display abilities that allow admin to modify threads.</w:t>
            </w:r>
          </w:p>
        </w:tc>
      </w:tr>
      <w:tr w:rsidR="00A97336" w:rsidRPr="00CC1A9C" w:rsidTr="00B2332C">
        <w:trPr>
          <w:jc w:val="center"/>
        </w:trPr>
        <w:tc>
          <w:tcPr>
            <w:tcW w:w="2178" w:type="dxa"/>
            <w:tcBorders>
              <w:top w:val="single" w:sz="4" w:space="0" w:color="auto"/>
              <w:left w:val="single" w:sz="4" w:space="0" w:color="auto"/>
              <w:bottom w:val="single" w:sz="4" w:space="0" w:color="auto"/>
              <w:right w:val="single" w:sz="4" w:space="0" w:color="auto"/>
            </w:tcBorders>
            <w:hideMark/>
          </w:tcPr>
          <w:p w:rsidR="00A97336" w:rsidRPr="00CC1A9C" w:rsidRDefault="00A97336" w:rsidP="0056218A">
            <w:pPr>
              <w:spacing w:before="100" w:line="276" w:lineRule="auto"/>
              <w:rPr>
                <w:rFonts w:ascii="Calibri" w:eastAsia="Calibri" w:hAnsi="Calibri"/>
                <w:sz w:val="22"/>
                <w:szCs w:val="22"/>
              </w:rPr>
            </w:pPr>
            <w:r w:rsidRPr="00CC1A9C">
              <w:rPr>
                <w:rFonts w:ascii="Calibri" w:eastAsia="Calibri" w:hAnsi="Calibri"/>
                <w:sz w:val="22"/>
                <w:szCs w:val="22"/>
              </w:rPr>
              <w:t>Action</w:t>
            </w:r>
          </w:p>
        </w:tc>
        <w:tc>
          <w:tcPr>
            <w:tcW w:w="7398" w:type="dxa"/>
            <w:tcBorders>
              <w:top w:val="single" w:sz="4" w:space="0" w:color="auto"/>
              <w:left w:val="single" w:sz="4" w:space="0" w:color="auto"/>
              <w:bottom w:val="single" w:sz="4" w:space="0" w:color="auto"/>
              <w:right w:val="single" w:sz="4" w:space="0" w:color="auto"/>
            </w:tcBorders>
            <w:hideMark/>
          </w:tcPr>
          <w:p w:rsidR="00A97336" w:rsidRPr="00CC1A9C" w:rsidRDefault="009333E1" w:rsidP="0056218A">
            <w:pPr>
              <w:spacing w:before="100" w:line="276" w:lineRule="auto"/>
              <w:rPr>
                <w:rFonts w:ascii="Calibri" w:eastAsia="Calibri" w:hAnsi="Calibri"/>
                <w:sz w:val="22"/>
                <w:szCs w:val="22"/>
              </w:rPr>
            </w:pPr>
            <w:r>
              <w:rPr>
                <w:rFonts w:ascii="Calibri" w:eastAsia="Calibri" w:hAnsi="Calibri"/>
                <w:sz w:val="22"/>
                <w:szCs w:val="22"/>
              </w:rPr>
              <w:t xml:space="preserve">System performs operation: </w:t>
            </w:r>
          </w:p>
          <w:p w:rsidR="00A97336" w:rsidRPr="009333E1" w:rsidRDefault="009333E1" w:rsidP="0056218A">
            <w:pPr>
              <w:numPr>
                <w:ilvl w:val="0"/>
                <w:numId w:val="2"/>
              </w:numPr>
              <w:spacing w:before="100" w:line="276" w:lineRule="auto"/>
              <w:rPr>
                <w:rFonts w:ascii="Calibri" w:eastAsia="Calibri" w:hAnsi="Calibri"/>
                <w:sz w:val="22"/>
                <w:szCs w:val="22"/>
              </w:rPr>
            </w:pPr>
            <w:r>
              <w:rPr>
                <w:rFonts w:ascii="Calibri" w:eastAsia="Calibri" w:hAnsi="Calibri"/>
                <w:sz w:val="22"/>
                <w:szCs w:val="22"/>
              </w:rPr>
              <w:t>Based on chosen command, system will perform ability specified.</w:t>
            </w:r>
          </w:p>
        </w:tc>
      </w:tr>
    </w:tbl>
    <w:p w:rsidR="00563D24" w:rsidRDefault="00563D24" w:rsidP="0056218A">
      <w:pPr>
        <w:rPr>
          <w:rFonts w:ascii="Calibri" w:hAnsi="Calibri"/>
          <w:b/>
          <w:sz w:val="24"/>
          <w:szCs w:val="24"/>
        </w:rPr>
      </w:pPr>
    </w:p>
    <w:p w:rsidR="004B7217" w:rsidRDefault="004B7217" w:rsidP="0056218A">
      <w:pPr>
        <w:rPr>
          <w:rFonts w:ascii="Calibri" w:hAnsi="Calibri"/>
          <w:b/>
          <w:sz w:val="24"/>
          <w:szCs w:val="24"/>
        </w:rPr>
      </w:pPr>
    </w:p>
    <w:p w:rsidR="004B7217" w:rsidRDefault="004B7217" w:rsidP="0056218A">
      <w:pPr>
        <w:rPr>
          <w:rFonts w:ascii="Calibri" w:hAnsi="Calibri"/>
          <w:b/>
          <w:sz w:val="24"/>
          <w:szCs w:val="24"/>
        </w:rPr>
      </w:pPr>
    </w:p>
    <w:p w:rsidR="004B7217" w:rsidRDefault="004B7217" w:rsidP="0056218A">
      <w:pPr>
        <w:rPr>
          <w:rFonts w:ascii="Calibri" w:hAnsi="Calibri"/>
          <w:b/>
          <w:sz w:val="24"/>
          <w:szCs w:val="24"/>
        </w:rPr>
      </w:pPr>
    </w:p>
    <w:p w:rsidR="004B7217" w:rsidRDefault="004B7217" w:rsidP="0056218A">
      <w:pPr>
        <w:rPr>
          <w:rFonts w:ascii="Calibri" w:hAnsi="Calibri"/>
          <w:b/>
          <w:sz w:val="24"/>
          <w:szCs w:val="24"/>
        </w:rPr>
      </w:pPr>
    </w:p>
    <w:p w:rsidR="004B7217" w:rsidRDefault="004B7217" w:rsidP="0056218A">
      <w:pPr>
        <w:rPr>
          <w:rFonts w:ascii="Calibri" w:hAnsi="Calibri"/>
          <w:b/>
          <w:sz w:val="24"/>
          <w:szCs w:val="24"/>
        </w:rPr>
      </w:pPr>
    </w:p>
    <w:p w:rsidR="004B7217" w:rsidRDefault="004B7217" w:rsidP="0056218A">
      <w:pPr>
        <w:rPr>
          <w:rFonts w:ascii="Calibri" w:hAnsi="Calibri"/>
          <w:b/>
          <w:sz w:val="24"/>
          <w:szCs w:val="24"/>
        </w:rPr>
      </w:pPr>
    </w:p>
    <w:p w:rsidR="004B7217" w:rsidRDefault="004B7217" w:rsidP="0056218A">
      <w:pPr>
        <w:rPr>
          <w:rFonts w:ascii="Calibri" w:hAnsi="Calibri"/>
          <w:b/>
          <w:sz w:val="24"/>
          <w:szCs w:val="24"/>
        </w:rPr>
      </w:pPr>
    </w:p>
    <w:p w:rsidR="004B7217" w:rsidRDefault="004B7217" w:rsidP="0056218A">
      <w:pPr>
        <w:rPr>
          <w:rFonts w:ascii="Calibri" w:hAnsi="Calibri"/>
          <w:b/>
          <w:sz w:val="24"/>
          <w:szCs w:val="24"/>
        </w:rPr>
      </w:pPr>
    </w:p>
    <w:p w:rsidR="004B7217" w:rsidRDefault="004B7217" w:rsidP="0056218A">
      <w:pPr>
        <w:rPr>
          <w:rFonts w:ascii="Calibri" w:hAnsi="Calibri"/>
          <w:b/>
          <w:sz w:val="24"/>
          <w:szCs w:val="24"/>
        </w:rPr>
      </w:pPr>
    </w:p>
    <w:p w:rsidR="004B7217" w:rsidRDefault="004B7217" w:rsidP="0056218A">
      <w:pPr>
        <w:rPr>
          <w:rFonts w:ascii="Calibri" w:hAnsi="Calibri"/>
          <w:b/>
          <w:sz w:val="24"/>
          <w:szCs w:val="24"/>
        </w:rPr>
      </w:pPr>
    </w:p>
    <w:p w:rsidR="00A97336" w:rsidRPr="00743752" w:rsidRDefault="006A2839" w:rsidP="0056218A">
      <w:pPr>
        <w:rPr>
          <w:sz w:val="28"/>
          <w:szCs w:val="28"/>
        </w:rPr>
      </w:pPr>
      <w:r w:rsidRPr="00743752">
        <w:rPr>
          <w:rFonts w:ascii="Calibri" w:hAnsi="Calibri"/>
          <w:b/>
          <w:sz w:val="28"/>
          <w:szCs w:val="28"/>
        </w:rPr>
        <w:lastRenderedPageBreak/>
        <w:t>3.4</w:t>
      </w:r>
      <w:r w:rsidR="00844A2A" w:rsidRPr="00743752">
        <w:rPr>
          <w:rFonts w:ascii="Calibri" w:hAnsi="Calibri"/>
          <w:b/>
          <w:sz w:val="28"/>
          <w:szCs w:val="28"/>
        </w:rPr>
        <w:tab/>
        <w:t xml:space="preserve"> </w:t>
      </w:r>
      <w:r w:rsidR="00A97336" w:rsidRPr="00743752">
        <w:rPr>
          <w:rFonts w:ascii="Calibri" w:hAnsi="Calibri"/>
          <w:b/>
          <w:sz w:val="28"/>
          <w:szCs w:val="28"/>
        </w:rPr>
        <w:t>System models</w:t>
      </w:r>
    </w:p>
    <w:p w:rsidR="00A97336" w:rsidRDefault="00A97336" w:rsidP="0056218A">
      <w:pPr>
        <w:rPr>
          <w:sz w:val="24"/>
          <w:szCs w:val="24"/>
        </w:rPr>
      </w:pPr>
    </w:p>
    <w:p w:rsidR="00215866" w:rsidRPr="00743752" w:rsidRDefault="00215866" w:rsidP="0056218A">
      <w:pPr>
        <w:rPr>
          <w:b/>
          <w:sz w:val="24"/>
          <w:szCs w:val="24"/>
          <w:u w:val="single"/>
        </w:rPr>
      </w:pPr>
      <w:r w:rsidRPr="00743752">
        <w:rPr>
          <w:b/>
          <w:sz w:val="24"/>
          <w:szCs w:val="24"/>
          <w:u w:val="single"/>
        </w:rPr>
        <w:t>Module Research/Buy Policies</w:t>
      </w:r>
    </w:p>
    <w:p w:rsidR="00215866" w:rsidRPr="00215866" w:rsidRDefault="00215866" w:rsidP="0056218A">
      <w:pPr>
        <w:rPr>
          <w:sz w:val="24"/>
          <w:szCs w:val="24"/>
          <w:u w:val="single"/>
        </w:rPr>
      </w:pPr>
    </w:p>
    <w:p w:rsidR="00215866" w:rsidRDefault="006D094B" w:rsidP="006D094B">
      <w:pPr>
        <w:rPr>
          <w:sz w:val="24"/>
          <w:szCs w:val="24"/>
          <w:u w:val="single"/>
        </w:rPr>
      </w:pPr>
      <w:r>
        <w:rPr>
          <w:sz w:val="24"/>
          <w:szCs w:val="24"/>
          <w:u w:val="single"/>
        </w:rPr>
        <w:t>Use Case: 1</w:t>
      </w:r>
    </w:p>
    <w:p w:rsidR="006D094B" w:rsidRPr="006D094B" w:rsidRDefault="006D094B" w:rsidP="006D094B">
      <w:pPr>
        <w:rPr>
          <w:sz w:val="24"/>
          <w:szCs w:val="24"/>
          <w:u w:val="single"/>
        </w:rPr>
      </w:pPr>
    </w:p>
    <w:p w:rsidR="006071E7" w:rsidRDefault="00215866" w:rsidP="006071E7">
      <w:pPr>
        <w:rPr>
          <w:sz w:val="22"/>
          <w:szCs w:val="22"/>
          <w:lang w:eastAsia="ja-JP"/>
        </w:rPr>
      </w:pPr>
      <w:r>
        <w:rPr>
          <w:sz w:val="22"/>
          <w:szCs w:val="22"/>
          <w:lang w:eastAsia="ja-JP"/>
        </w:rPr>
        <w:t>The diagram below shows the process of viewing customer policy pertaining to level of access. Customers will be able to search for a policy and buy it. Administrators have the capability to view policies that available for a customer.</w:t>
      </w:r>
      <w:r w:rsidR="006071E7">
        <w:rPr>
          <w:sz w:val="22"/>
          <w:szCs w:val="22"/>
          <w:lang w:eastAsia="ja-JP"/>
        </w:rPr>
        <w:t xml:space="preserve"> The sequence diagram below illustrates the process of viewing patient insurance. It shows the processes of validating the type of user that is attempted to retrieve the insurance information. Once the validation process is completed and the system determines the desired information exists it will display the information to the user. If no information exists then no information will be displayed.</w:t>
      </w:r>
    </w:p>
    <w:p w:rsidR="00215866" w:rsidRDefault="00215866" w:rsidP="006D094B">
      <w:pPr>
        <w:ind w:firstLine="720"/>
        <w:rPr>
          <w:sz w:val="22"/>
          <w:szCs w:val="22"/>
          <w:lang w:eastAsia="ja-JP"/>
        </w:rPr>
      </w:pPr>
      <w:r>
        <w:rPr>
          <w:sz w:val="22"/>
          <w:szCs w:val="22"/>
          <w:lang w:eastAsia="ja-JP"/>
        </w:rPr>
        <w:t xml:space="preserve"> </w:t>
      </w:r>
    </w:p>
    <w:p w:rsidR="00215866" w:rsidRDefault="00CD7003" w:rsidP="00CD7003">
      <w:pPr>
        <w:jc w:val="center"/>
        <w:rPr>
          <w:sz w:val="22"/>
          <w:szCs w:val="22"/>
          <w:lang w:eastAsia="ja-JP"/>
        </w:rPr>
      </w:pPr>
      <w:r>
        <w:rPr>
          <w:noProof/>
          <w:sz w:val="22"/>
          <w:szCs w:val="22"/>
        </w:rPr>
        <w:drawing>
          <wp:inline distT="0" distB="0" distL="0" distR="0">
            <wp:extent cx="6529348" cy="3533242"/>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arooq1.JPG"/>
                    <pic:cNvPicPr/>
                  </pic:nvPicPr>
                  <pic:blipFill>
                    <a:blip r:embed="rId44">
                      <a:extLst>
                        <a:ext uri="{28A0092B-C50C-407E-A947-70E740481C1C}">
                          <a14:useLocalDpi xmlns:a14="http://schemas.microsoft.com/office/drawing/2010/main" val="0"/>
                        </a:ext>
                      </a:extLst>
                    </a:blip>
                    <a:stretch>
                      <a:fillRect/>
                    </a:stretch>
                  </pic:blipFill>
                  <pic:spPr>
                    <a:xfrm>
                      <a:off x="0" y="0"/>
                      <a:ext cx="6539268" cy="3538610"/>
                    </a:xfrm>
                    <a:prstGeom prst="rect">
                      <a:avLst/>
                    </a:prstGeom>
                  </pic:spPr>
                </pic:pic>
              </a:graphicData>
            </a:graphic>
          </wp:inline>
        </w:drawing>
      </w:r>
    </w:p>
    <w:p w:rsidR="00215866" w:rsidRDefault="00215866" w:rsidP="0056218A">
      <w:pPr>
        <w:rPr>
          <w:sz w:val="22"/>
          <w:szCs w:val="22"/>
          <w:lang w:eastAsia="ja-JP"/>
        </w:rPr>
      </w:pPr>
    </w:p>
    <w:p w:rsidR="00215866" w:rsidRDefault="00215866" w:rsidP="0056218A">
      <w:pPr>
        <w:rPr>
          <w:sz w:val="22"/>
          <w:szCs w:val="22"/>
          <w:lang w:eastAsia="ja-JP"/>
        </w:rPr>
      </w:pPr>
    </w:p>
    <w:p w:rsidR="00215866" w:rsidRDefault="00215866" w:rsidP="0056218A">
      <w:pPr>
        <w:rPr>
          <w:sz w:val="22"/>
          <w:szCs w:val="22"/>
          <w:lang w:eastAsia="ja-JP"/>
        </w:rPr>
      </w:pPr>
    </w:p>
    <w:p w:rsidR="009F4F20" w:rsidRDefault="009F4F20" w:rsidP="0056218A">
      <w:pPr>
        <w:rPr>
          <w:sz w:val="22"/>
          <w:szCs w:val="22"/>
          <w:lang w:eastAsia="ja-JP"/>
        </w:rPr>
      </w:pPr>
    </w:p>
    <w:p w:rsidR="009F4F20" w:rsidRDefault="009F4F20" w:rsidP="0056218A">
      <w:pPr>
        <w:rPr>
          <w:sz w:val="22"/>
          <w:szCs w:val="22"/>
          <w:lang w:eastAsia="ja-JP"/>
        </w:rPr>
      </w:pPr>
    </w:p>
    <w:p w:rsidR="00215866" w:rsidRPr="006D094B" w:rsidRDefault="00215866" w:rsidP="0056218A">
      <w:pPr>
        <w:rPr>
          <w:rFonts w:ascii="Calibri" w:hAnsi="Calibri"/>
          <w:b/>
          <w:sz w:val="24"/>
          <w:szCs w:val="24"/>
          <w:u w:val="single"/>
        </w:rPr>
      </w:pPr>
    </w:p>
    <w:p w:rsidR="006606D0" w:rsidRDefault="006606D0" w:rsidP="0056218A">
      <w:pPr>
        <w:rPr>
          <w:b/>
          <w:bCs/>
          <w:sz w:val="24"/>
          <w:szCs w:val="24"/>
          <w:u w:val="single"/>
          <w:lang w:eastAsia="ja-JP"/>
        </w:rPr>
      </w:pPr>
    </w:p>
    <w:p w:rsidR="006606D0" w:rsidRDefault="006606D0" w:rsidP="0056218A">
      <w:pPr>
        <w:rPr>
          <w:b/>
          <w:bCs/>
          <w:sz w:val="24"/>
          <w:szCs w:val="24"/>
          <w:u w:val="single"/>
          <w:lang w:eastAsia="ja-JP"/>
        </w:rPr>
      </w:pPr>
    </w:p>
    <w:p w:rsidR="006606D0" w:rsidRDefault="006606D0" w:rsidP="0056218A">
      <w:pPr>
        <w:rPr>
          <w:b/>
          <w:bCs/>
          <w:sz w:val="24"/>
          <w:szCs w:val="24"/>
          <w:u w:val="single"/>
          <w:lang w:eastAsia="ja-JP"/>
        </w:rPr>
      </w:pPr>
    </w:p>
    <w:p w:rsidR="006606D0" w:rsidRDefault="006606D0" w:rsidP="0056218A">
      <w:pPr>
        <w:rPr>
          <w:b/>
          <w:bCs/>
          <w:sz w:val="24"/>
          <w:szCs w:val="24"/>
          <w:u w:val="single"/>
          <w:lang w:eastAsia="ja-JP"/>
        </w:rPr>
      </w:pPr>
    </w:p>
    <w:p w:rsidR="006606D0" w:rsidRDefault="006606D0" w:rsidP="0056218A">
      <w:pPr>
        <w:rPr>
          <w:b/>
          <w:bCs/>
          <w:sz w:val="24"/>
          <w:szCs w:val="24"/>
          <w:u w:val="single"/>
          <w:lang w:eastAsia="ja-JP"/>
        </w:rPr>
      </w:pPr>
    </w:p>
    <w:p w:rsidR="006606D0" w:rsidRDefault="006606D0" w:rsidP="0056218A">
      <w:pPr>
        <w:rPr>
          <w:b/>
          <w:bCs/>
          <w:sz w:val="24"/>
          <w:szCs w:val="24"/>
          <w:u w:val="single"/>
          <w:lang w:eastAsia="ja-JP"/>
        </w:rPr>
      </w:pPr>
    </w:p>
    <w:p w:rsidR="006606D0" w:rsidRDefault="006606D0" w:rsidP="0056218A">
      <w:pPr>
        <w:rPr>
          <w:b/>
          <w:bCs/>
          <w:sz w:val="24"/>
          <w:szCs w:val="24"/>
          <w:u w:val="single"/>
          <w:lang w:eastAsia="ja-JP"/>
        </w:rPr>
      </w:pPr>
    </w:p>
    <w:p w:rsidR="006606D0" w:rsidRDefault="006606D0" w:rsidP="0056218A">
      <w:pPr>
        <w:rPr>
          <w:b/>
          <w:bCs/>
          <w:sz w:val="24"/>
          <w:szCs w:val="24"/>
          <w:u w:val="single"/>
          <w:lang w:eastAsia="ja-JP"/>
        </w:rPr>
      </w:pPr>
    </w:p>
    <w:p w:rsidR="006606D0" w:rsidRDefault="006606D0" w:rsidP="0056218A">
      <w:pPr>
        <w:rPr>
          <w:b/>
          <w:bCs/>
          <w:sz w:val="24"/>
          <w:szCs w:val="24"/>
          <w:u w:val="single"/>
          <w:lang w:eastAsia="ja-JP"/>
        </w:rPr>
      </w:pPr>
    </w:p>
    <w:p w:rsidR="009F4F20" w:rsidRPr="006D094B" w:rsidRDefault="009F4F20" w:rsidP="0056218A">
      <w:pPr>
        <w:rPr>
          <w:b/>
          <w:bCs/>
          <w:sz w:val="24"/>
          <w:szCs w:val="24"/>
          <w:u w:val="single"/>
          <w:lang w:eastAsia="ja-JP"/>
        </w:rPr>
      </w:pPr>
      <w:r w:rsidRPr="006D094B">
        <w:rPr>
          <w:b/>
          <w:bCs/>
          <w:sz w:val="24"/>
          <w:szCs w:val="24"/>
          <w:u w:val="single"/>
          <w:lang w:eastAsia="ja-JP"/>
        </w:rPr>
        <w:t>Module Manage My Policy.</w:t>
      </w:r>
    </w:p>
    <w:p w:rsidR="009F4F20" w:rsidRPr="009F4F20" w:rsidRDefault="009F4F20" w:rsidP="0056218A">
      <w:pPr>
        <w:rPr>
          <w:bCs/>
          <w:sz w:val="24"/>
          <w:szCs w:val="24"/>
          <w:u w:val="single"/>
          <w:lang w:eastAsia="ja-JP"/>
        </w:rPr>
      </w:pPr>
    </w:p>
    <w:p w:rsidR="009F4F20" w:rsidRPr="009F4F20" w:rsidRDefault="006D094B" w:rsidP="0056218A">
      <w:pPr>
        <w:rPr>
          <w:bCs/>
          <w:sz w:val="24"/>
          <w:szCs w:val="24"/>
          <w:u w:val="single"/>
          <w:lang w:eastAsia="ja-JP"/>
        </w:rPr>
      </w:pPr>
      <w:r>
        <w:rPr>
          <w:bCs/>
          <w:sz w:val="24"/>
          <w:szCs w:val="24"/>
          <w:u w:val="single"/>
          <w:lang w:eastAsia="ja-JP"/>
        </w:rPr>
        <w:t>Use Case: 2</w:t>
      </w:r>
    </w:p>
    <w:p w:rsidR="009F4F20" w:rsidRDefault="009F4F20" w:rsidP="0056218A"/>
    <w:p w:rsidR="009F4F20" w:rsidRDefault="009F4F20" w:rsidP="0056218A">
      <w:pPr>
        <w:rPr>
          <w:sz w:val="22"/>
          <w:szCs w:val="22"/>
          <w:lang w:eastAsia="ja-JP"/>
        </w:rPr>
      </w:pPr>
      <w:r>
        <w:rPr>
          <w:sz w:val="22"/>
          <w:szCs w:val="22"/>
          <w:lang w:eastAsia="ja-JP"/>
        </w:rPr>
        <w:t>The System model below shows the process of managing customer policy. Once the system validates the type of user and the level of access assigned to them they will be able to continue the process of editing their personal policy or edit any current customer’s policy (Admins). While a user is currently viewing their policy they will have the option to edit/modify their policy deductibles. The process is then completed in very much the same way as the initial addition of policy. Once the customer/Admin has completed the process they will submit the changes and will either receive a success message, or an error message. If an error message is received they will have the option to try again. The process for Admin is</w:t>
      </w:r>
      <w:r w:rsidR="00CD7003">
        <w:rPr>
          <w:sz w:val="22"/>
          <w:szCs w:val="22"/>
          <w:lang w:eastAsia="ja-JP"/>
        </w:rPr>
        <w:t xml:space="preserve"> </w:t>
      </w:r>
      <w:r>
        <w:rPr>
          <w:sz w:val="22"/>
          <w:szCs w:val="22"/>
          <w:lang w:eastAsia="ja-JP"/>
        </w:rPr>
        <w:t>identical in completion. However, the Admin process does differ in that staff will have access to the customer database and will have the ability to change any customer’s current policy as well as update any billing information, and deductions regarding insurance claims.</w:t>
      </w:r>
    </w:p>
    <w:p w:rsidR="009F4F20" w:rsidRDefault="009F4F20" w:rsidP="0056218A"/>
    <w:p w:rsidR="00941FAF" w:rsidRDefault="00941FAF" w:rsidP="00941FAF">
      <w:pPr>
        <w:jc w:val="center"/>
      </w:pPr>
      <w:r>
        <w:rPr>
          <w:noProof/>
        </w:rPr>
        <w:drawing>
          <wp:inline distT="0" distB="0" distL="0" distR="0">
            <wp:extent cx="6517930" cy="5215737"/>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arooq2.JPG"/>
                    <pic:cNvPicPr/>
                  </pic:nvPicPr>
                  <pic:blipFill>
                    <a:blip r:embed="rId45">
                      <a:extLst>
                        <a:ext uri="{28A0092B-C50C-407E-A947-70E740481C1C}">
                          <a14:useLocalDpi xmlns:a14="http://schemas.microsoft.com/office/drawing/2010/main" val="0"/>
                        </a:ext>
                      </a:extLst>
                    </a:blip>
                    <a:stretch>
                      <a:fillRect/>
                    </a:stretch>
                  </pic:blipFill>
                  <pic:spPr>
                    <a:xfrm>
                      <a:off x="0" y="0"/>
                      <a:ext cx="6527258" cy="5223202"/>
                    </a:xfrm>
                    <a:prstGeom prst="rect">
                      <a:avLst/>
                    </a:prstGeom>
                  </pic:spPr>
                </pic:pic>
              </a:graphicData>
            </a:graphic>
          </wp:inline>
        </w:drawing>
      </w:r>
    </w:p>
    <w:p w:rsidR="00941FAF" w:rsidRDefault="00941FAF" w:rsidP="00941FAF">
      <w:pPr>
        <w:tabs>
          <w:tab w:val="left" w:pos="1350"/>
        </w:tabs>
      </w:pPr>
    </w:p>
    <w:p w:rsidR="007773FB" w:rsidRPr="00941FAF" w:rsidRDefault="008949EC" w:rsidP="00941FAF">
      <w:pPr>
        <w:tabs>
          <w:tab w:val="left" w:pos="1350"/>
        </w:tabs>
      </w:pPr>
      <w:r w:rsidRPr="00224B98">
        <w:rPr>
          <w:rFonts w:ascii="Calibri" w:hAnsi="Calibri"/>
          <w:b/>
          <w:sz w:val="24"/>
          <w:szCs w:val="24"/>
          <w:u w:val="single"/>
        </w:rPr>
        <w:lastRenderedPageBreak/>
        <w:t xml:space="preserve">Activity Diagrams </w:t>
      </w:r>
    </w:p>
    <w:p w:rsidR="008949EC" w:rsidRDefault="008949EC" w:rsidP="0056218A">
      <w:pPr>
        <w:rPr>
          <w:rFonts w:ascii="Calibri" w:hAnsi="Calibri"/>
          <w:sz w:val="24"/>
          <w:szCs w:val="24"/>
          <w:u w:val="single"/>
        </w:rPr>
      </w:pPr>
    </w:p>
    <w:p w:rsidR="009F4F20" w:rsidRPr="00081903" w:rsidRDefault="008949EC" w:rsidP="0056218A">
      <w:pPr>
        <w:rPr>
          <w:rFonts w:ascii="Calibri" w:hAnsi="Calibri"/>
          <w:i/>
          <w:sz w:val="24"/>
          <w:szCs w:val="24"/>
        </w:rPr>
      </w:pPr>
      <w:r w:rsidRPr="00081903">
        <w:rPr>
          <w:rFonts w:ascii="Calibri" w:hAnsi="Calibri"/>
          <w:i/>
          <w:sz w:val="24"/>
          <w:szCs w:val="24"/>
          <w:u w:val="single"/>
        </w:rPr>
        <w:t xml:space="preserve">Contact Module </w:t>
      </w:r>
      <w:r w:rsidRPr="00081903">
        <w:rPr>
          <w:rFonts w:ascii="Calibri" w:hAnsi="Calibri"/>
          <w:i/>
          <w:sz w:val="24"/>
          <w:szCs w:val="24"/>
        </w:rPr>
        <w:t xml:space="preserve">      </w:t>
      </w:r>
    </w:p>
    <w:p w:rsidR="009F4F20" w:rsidRDefault="009F4F20" w:rsidP="0056218A">
      <w:pPr>
        <w:rPr>
          <w:rFonts w:ascii="Calibri" w:hAnsi="Calibri"/>
          <w:sz w:val="24"/>
          <w:szCs w:val="24"/>
        </w:rPr>
      </w:pPr>
    </w:p>
    <w:p w:rsidR="008949EC" w:rsidRDefault="008949EC" w:rsidP="0056218A">
      <w:pPr>
        <w:rPr>
          <w:rFonts w:ascii="Calibri" w:hAnsi="Calibri"/>
          <w:sz w:val="24"/>
          <w:szCs w:val="24"/>
          <w:u w:val="single"/>
        </w:rPr>
      </w:pPr>
      <w:r>
        <w:rPr>
          <w:rFonts w:ascii="Calibri" w:hAnsi="Calibri"/>
          <w:sz w:val="24"/>
          <w:szCs w:val="24"/>
        </w:rPr>
        <w:t xml:space="preserve">Use case # 1 </w:t>
      </w:r>
      <w:r>
        <w:rPr>
          <w:rFonts w:ascii="Calibri" w:hAnsi="Calibri"/>
          <w:sz w:val="24"/>
          <w:szCs w:val="24"/>
          <w:u w:val="single"/>
        </w:rPr>
        <w:t>“Post a question”</w:t>
      </w:r>
    </w:p>
    <w:p w:rsidR="008949EC" w:rsidRDefault="008949EC" w:rsidP="0056218A">
      <w:pPr>
        <w:rPr>
          <w:rFonts w:ascii="Calibri" w:hAnsi="Calibri"/>
          <w:sz w:val="24"/>
          <w:szCs w:val="24"/>
          <w:u w:val="single"/>
        </w:rPr>
      </w:pPr>
    </w:p>
    <w:p w:rsidR="00E40456" w:rsidRPr="00E40456" w:rsidRDefault="00E40456" w:rsidP="0056218A">
      <w:pPr>
        <w:rPr>
          <w:rFonts w:ascii="Calibri" w:hAnsi="Calibri"/>
          <w:sz w:val="24"/>
          <w:szCs w:val="24"/>
        </w:rPr>
      </w:pPr>
    </w:p>
    <w:p w:rsidR="008949EC" w:rsidRDefault="00E40456" w:rsidP="0056218A">
      <w:pPr>
        <w:rPr>
          <w:rFonts w:ascii="Calibri" w:hAnsi="Calibri"/>
          <w:sz w:val="24"/>
          <w:szCs w:val="24"/>
          <w:u w:val="single"/>
        </w:rPr>
      </w:pPr>
      <w:r w:rsidRPr="00E40456">
        <w:rPr>
          <w:rFonts w:ascii="Calibri" w:hAnsi="Calibri"/>
          <w:noProof/>
          <w:sz w:val="24"/>
          <w:szCs w:val="24"/>
        </w:rPr>
        <w:drawing>
          <wp:inline distT="0" distB="0" distL="0" distR="0" wp14:anchorId="54830614" wp14:editId="418CFE1D">
            <wp:extent cx="2940710" cy="477940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6304" cy="4853505"/>
                    </a:xfrm>
                    <a:prstGeom prst="rect">
                      <a:avLst/>
                    </a:prstGeom>
                    <a:noFill/>
                    <a:ln>
                      <a:noFill/>
                    </a:ln>
                  </pic:spPr>
                </pic:pic>
              </a:graphicData>
            </a:graphic>
          </wp:inline>
        </w:drawing>
      </w:r>
    </w:p>
    <w:p w:rsidR="004C31FE" w:rsidRDefault="004C31FE" w:rsidP="0056218A">
      <w:pPr>
        <w:rPr>
          <w:rFonts w:ascii="Calibri" w:hAnsi="Calibri"/>
          <w:sz w:val="24"/>
          <w:szCs w:val="24"/>
          <w:u w:val="single"/>
        </w:rPr>
      </w:pPr>
    </w:p>
    <w:p w:rsidR="004C31FE" w:rsidRDefault="004C31FE" w:rsidP="0056218A">
      <w:pPr>
        <w:rPr>
          <w:rFonts w:ascii="Calibri" w:hAnsi="Calibri"/>
          <w:sz w:val="24"/>
          <w:szCs w:val="24"/>
        </w:rPr>
      </w:pPr>
      <w:r>
        <w:rPr>
          <w:rFonts w:ascii="Calibri" w:hAnsi="Calibri"/>
          <w:sz w:val="24"/>
          <w:szCs w:val="24"/>
        </w:rPr>
        <w:t>The use case # 1 of the contact module des</w:t>
      </w:r>
      <w:r w:rsidR="00711672">
        <w:rPr>
          <w:rFonts w:ascii="Calibri" w:hAnsi="Calibri"/>
          <w:sz w:val="24"/>
          <w:szCs w:val="24"/>
        </w:rPr>
        <w:t>crib</w:t>
      </w:r>
      <w:r>
        <w:rPr>
          <w:rFonts w:ascii="Calibri" w:hAnsi="Calibri"/>
          <w:sz w:val="24"/>
          <w:szCs w:val="24"/>
        </w:rPr>
        <w:t>e</w:t>
      </w:r>
      <w:r w:rsidR="00711672">
        <w:rPr>
          <w:rFonts w:ascii="Calibri" w:hAnsi="Calibri"/>
          <w:sz w:val="24"/>
          <w:szCs w:val="24"/>
        </w:rPr>
        <w:t>s</w:t>
      </w:r>
      <w:r>
        <w:rPr>
          <w:rFonts w:ascii="Calibri" w:hAnsi="Calibri"/>
          <w:sz w:val="24"/>
          <w:szCs w:val="24"/>
        </w:rPr>
        <w:t xml:space="preserve"> the </w:t>
      </w:r>
      <w:r w:rsidR="00711672">
        <w:rPr>
          <w:rFonts w:ascii="Calibri" w:hAnsi="Calibri"/>
          <w:sz w:val="24"/>
          <w:szCs w:val="24"/>
        </w:rPr>
        <w:t>process</w:t>
      </w:r>
      <w:r>
        <w:rPr>
          <w:rFonts w:ascii="Calibri" w:hAnsi="Calibri"/>
          <w:sz w:val="24"/>
          <w:szCs w:val="24"/>
        </w:rPr>
        <w:t xml:space="preserve"> of posting a question. User will submit all the required information, followed by a security used to limit spam, </w:t>
      </w:r>
      <w:r w:rsidR="00711672">
        <w:rPr>
          <w:rFonts w:ascii="Calibri" w:hAnsi="Calibri"/>
          <w:sz w:val="24"/>
          <w:szCs w:val="24"/>
        </w:rPr>
        <w:t>system</w:t>
      </w:r>
      <w:r>
        <w:rPr>
          <w:rFonts w:ascii="Calibri" w:hAnsi="Calibri"/>
          <w:sz w:val="24"/>
          <w:szCs w:val="24"/>
        </w:rPr>
        <w:t xml:space="preserve"> will then attempt to validate input, if data is incorrect, and error message will </w:t>
      </w:r>
      <w:r w:rsidR="00711672">
        <w:rPr>
          <w:rFonts w:ascii="Calibri" w:hAnsi="Calibri"/>
          <w:sz w:val="24"/>
          <w:szCs w:val="24"/>
        </w:rPr>
        <w:t>return on the part of the input were error occurred, the user can then fix errors and the process will restart. If the data was in the correct format the system will create a thread with question.</w:t>
      </w:r>
    </w:p>
    <w:p w:rsidR="00711672" w:rsidRPr="004C31FE" w:rsidRDefault="00711672" w:rsidP="0056218A">
      <w:pPr>
        <w:rPr>
          <w:rFonts w:ascii="Calibri" w:hAnsi="Calibri"/>
          <w:sz w:val="24"/>
          <w:szCs w:val="24"/>
        </w:rPr>
      </w:pPr>
    </w:p>
    <w:p w:rsidR="00F57847" w:rsidRDefault="00F57847" w:rsidP="0056218A">
      <w:pPr>
        <w:rPr>
          <w:rFonts w:ascii="Calibri" w:hAnsi="Calibri"/>
          <w:sz w:val="24"/>
          <w:szCs w:val="24"/>
        </w:rPr>
      </w:pPr>
    </w:p>
    <w:p w:rsidR="00F57847" w:rsidRDefault="00F57847" w:rsidP="0056218A">
      <w:pPr>
        <w:rPr>
          <w:rFonts w:ascii="Calibri" w:hAnsi="Calibri"/>
          <w:sz w:val="24"/>
          <w:szCs w:val="24"/>
        </w:rPr>
      </w:pPr>
    </w:p>
    <w:p w:rsidR="00F57847" w:rsidRDefault="00F57847" w:rsidP="0056218A">
      <w:pPr>
        <w:rPr>
          <w:rFonts w:ascii="Calibri" w:hAnsi="Calibri"/>
          <w:sz w:val="24"/>
          <w:szCs w:val="24"/>
        </w:rPr>
      </w:pPr>
    </w:p>
    <w:p w:rsidR="00F57847" w:rsidRDefault="00F57847" w:rsidP="0056218A">
      <w:pPr>
        <w:rPr>
          <w:rFonts w:ascii="Calibri" w:hAnsi="Calibri"/>
          <w:sz w:val="24"/>
          <w:szCs w:val="24"/>
        </w:rPr>
      </w:pPr>
    </w:p>
    <w:p w:rsidR="008949EC" w:rsidRDefault="008949EC" w:rsidP="0056218A">
      <w:pPr>
        <w:rPr>
          <w:rFonts w:ascii="Calibri" w:hAnsi="Calibri"/>
          <w:sz w:val="24"/>
          <w:szCs w:val="24"/>
          <w:u w:val="single"/>
        </w:rPr>
      </w:pPr>
      <w:r>
        <w:rPr>
          <w:rFonts w:ascii="Calibri" w:hAnsi="Calibri"/>
          <w:sz w:val="24"/>
          <w:szCs w:val="24"/>
        </w:rPr>
        <w:lastRenderedPageBreak/>
        <w:t xml:space="preserve">Use case # 2 </w:t>
      </w:r>
      <w:r>
        <w:rPr>
          <w:rFonts w:ascii="Calibri" w:hAnsi="Calibri"/>
          <w:sz w:val="24"/>
          <w:szCs w:val="24"/>
          <w:u w:val="single"/>
        </w:rPr>
        <w:t>“View previous communication”</w:t>
      </w:r>
    </w:p>
    <w:p w:rsidR="008949EC" w:rsidRDefault="008949EC" w:rsidP="0056218A">
      <w:pPr>
        <w:rPr>
          <w:rFonts w:ascii="Calibri" w:hAnsi="Calibri"/>
          <w:sz w:val="24"/>
          <w:szCs w:val="24"/>
          <w:u w:val="single"/>
        </w:rPr>
      </w:pPr>
    </w:p>
    <w:p w:rsidR="008949EC" w:rsidRDefault="001467DC" w:rsidP="0056218A">
      <w:pPr>
        <w:rPr>
          <w:rFonts w:ascii="Calibri" w:hAnsi="Calibri"/>
          <w:sz w:val="24"/>
          <w:szCs w:val="24"/>
          <w:u w:val="single"/>
        </w:rPr>
      </w:pPr>
      <w:r w:rsidRPr="001467DC">
        <w:rPr>
          <w:rFonts w:ascii="Calibri" w:hAnsi="Calibri"/>
          <w:noProof/>
          <w:sz w:val="24"/>
          <w:szCs w:val="24"/>
        </w:rPr>
        <w:drawing>
          <wp:inline distT="0" distB="0" distL="0" distR="0" wp14:anchorId="58FD7800" wp14:editId="0EF16D32">
            <wp:extent cx="1847850" cy="2970153"/>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78557" cy="3019509"/>
                    </a:xfrm>
                    <a:prstGeom prst="rect">
                      <a:avLst/>
                    </a:prstGeom>
                    <a:noFill/>
                    <a:ln>
                      <a:noFill/>
                    </a:ln>
                  </pic:spPr>
                </pic:pic>
              </a:graphicData>
            </a:graphic>
          </wp:inline>
        </w:drawing>
      </w:r>
    </w:p>
    <w:p w:rsidR="00711672" w:rsidRPr="00711672" w:rsidRDefault="00711672" w:rsidP="0056218A">
      <w:pPr>
        <w:rPr>
          <w:rFonts w:ascii="Calibri" w:hAnsi="Calibri"/>
          <w:sz w:val="24"/>
          <w:szCs w:val="24"/>
        </w:rPr>
      </w:pPr>
      <w:r>
        <w:rPr>
          <w:rFonts w:ascii="Calibri" w:hAnsi="Calibri"/>
          <w:sz w:val="24"/>
          <w:szCs w:val="24"/>
        </w:rPr>
        <w:t xml:space="preserve">The use case # 2 of the contact module describes the process of viewing previous communication. This is a simple use case requiring no input. User or Admin must simply click “All previous communication” and the system will retrieve and display all threads. </w:t>
      </w:r>
    </w:p>
    <w:p w:rsidR="00563D24" w:rsidRDefault="00563D24" w:rsidP="0056218A">
      <w:pPr>
        <w:rPr>
          <w:rFonts w:ascii="Calibri" w:hAnsi="Calibri"/>
          <w:sz w:val="24"/>
          <w:szCs w:val="24"/>
        </w:rPr>
      </w:pPr>
    </w:p>
    <w:p w:rsidR="0060151F" w:rsidRDefault="0060151F" w:rsidP="0056218A">
      <w:pPr>
        <w:rPr>
          <w:rFonts w:ascii="Calibri" w:hAnsi="Calibri"/>
          <w:sz w:val="24"/>
          <w:szCs w:val="24"/>
          <w:u w:val="single"/>
        </w:rPr>
      </w:pPr>
      <w:r>
        <w:rPr>
          <w:rFonts w:ascii="Calibri" w:hAnsi="Calibri"/>
          <w:sz w:val="24"/>
          <w:szCs w:val="24"/>
        </w:rPr>
        <w:t xml:space="preserve">Use case # </w:t>
      </w:r>
      <w:r w:rsidR="001A2715">
        <w:rPr>
          <w:rFonts w:ascii="Calibri" w:hAnsi="Calibri"/>
          <w:sz w:val="24"/>
          <w:szCs w:val="24"/>
        </w:rPr>
        <w:t>3</w:t>
      </w:r>
      <w:r>
        <w:rPr>
          <w:rFonts w:ascii="Calibri" w:hAnsi="Calibri"/>
          <w:sz w:val="24"/>
          <w:szCs w:val="24"/>
        </w:rPr>
        <w:t xml:space="preserve"> </w:t>
      </w:r>
      <w:r>
        <w:rPr>
          <w:rFonts w:ascii="Calibri" w:hAnsi="Calibri"/>
          <w:sz w:val="24"/>
          <w:szCs w:val="24"/>
          <w:u w:val="single"/>
        </w:rPr>
        <w:t>“Answer Questions”</w:t>
      </w:r>
    </w:p>
    <w:p w:rsidR="008949EC" w:rsidRDefault="008949EC" w:rsidP="0056218A">
      <w:pPr>
        <w:rPr>
          <w:rFonts w:ascii="Calibri" w:hAnsi="Calibri"/>
          <w:sz w:val="24"/>
          <w:szCs w:val="24"/>
          <w:u w:val="single"/>
        </w:rPr>
      </w:pPr>
    </w:p>
    <w:p w:rsidR="0060151F" w:rsidRDefault="001467DC" w:rsidP="0056218A">
      <w:pPr>
        <w:rPr>
          <w:rFonts w:ascii="Calibri" w:hAnsi="Calibri"/>
          <w:sz w:val="24"/>
          <w:szCs w:val="24"/>
          <w:u w:val="single"/>
        </w:rPr>
      </w:pPr>
      <w:r w:rsidRPr="001467DC">
        <w:rPr>
          <w:rFonts w:ascii="Calibri" w:hAnsi="Calibri"/>
          <w:noProof/>
          <w:sz w:val="24"/>
          <w:szCs w:val="24"/>
        </w:rPr>
        <w:drawing>
          <wp:inline distT="0" distB="0" distL="0" distR="0" wp14:anchorId="5EF6DECB" wp14:editId="3FCE0476">
            <wp:extent cx="2146895" cy="35814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61634" cy="3605987"/>
                    </a:xfrm>
                    <a:prstGeom prst="rect">
                      <a:avLst/>
                    </a:prstGeom>
                    <a:noFill/>
                    <a:ln>
                      <a:noFill/>
                    </a:ln>
                  </pic:spPr>
                </pic:pic>
              </a:graphicData>
            </a:graphic>
          </wp:inline>
        </w:drawing>
      </w:r>
    </w:p>
    <w:p w:rsidR="00711672" w:rsidRDefault="00711672" w:rsidP="0056218A">
      <w:pPr>
        <w:rPr>
          <w:rFonts w:ascii="Calibri" w:hAnsi="Calibri"/>
          <w:sz w:val="24"/>
          <w:szCs w:val="24"/>
          <w:u w:val="single"/>
        </w:rPr>
      </w:pPr>
    </w:p>
    <w:p w:rsidR="00711672" w:rsidRDefault="00711672" w:rsidP="0056218A">
      <w:pPr>
        <w:rPr>
          <w:rFonts w:ascii="Calibri" w:hAnsi="Calibri"/>
          <w:sz w:val="24"/>
          <w:szCs w:val="24"/>
          <w:u w:val="single"/>
        </w:rPr>
      </w:pPr>
      <w:r>
        <w:rPr>
          <w:rFonts w:ascii="Calibri" w:hAnsi="Calibri"/>
          <w:sz w:val="24"/>
          <w:szCs w:val="24"/>
        </w:rPr>
        <w:lastRenderedPageBreak/>
        <w:t xml:space="preserve">The use case # 3 of the contact module describes the process of answering questions. The admin has the ability to view previous questions asked by customers. The system will then attempt to validate the admins input, the system will then create a reply within a user’s question. </w:t>
      </w:r>
    </w:p>
    <w:p w:rsidR="008949EC" w:rsidRPr="008949EC" w:rsidRDefault="008949EC" w:rsidP="0056218A">
      <w:pPr>
        <w:rPr>
          <w:rFonts w:ascii="Calibri" w:hAnsi="Calibri"/>
          <w:sz w:val="24"/>
          <w:szCs w:val="24"/>
          <w:u w:val="single"/>
        </w:rPr>
      </w:pPr>
    </w:p>
    <w:p w:rsidR="00563D24" w:rsidRDefault="00563D24" w:rsidP="0056218A">
      <w:pPr>
        <w:rPr>
          <w:rFonts w:ascii="Calibri" w:hAnsi="Calibri"/>
          <w:sz w:val="24"/>
          <w:szCs w:val="24"/>
          <w:u w:val="single"/>
        </w:rPr>
      </w:pPr>
    </w:p>
    <w:p w:rsidR="00F57847" w:rsidRPr="00F57847" w:rsidRDefault="0060151F" w:rsidP="0056218A">
      <w:pPr>
        <w:rPr>
          <w:rFonts w:ascii="Calibri" w:hAnsi="Calibri"/>
          <w:b/>
          <w:sz w:val="24"/>
          <w:szCs w:val="24"/>
        </w:rPr>
      </w:pPr>
      <w:r w:rsidRPr="00F57847">
        <w:rPr>
          <w:rFonts w:ascii="Calibri" w:hAnsi="Calibri"/>
          <w:b/>
          <w:sz w:val="24"/>
          <w:szCs w:val="24"/>
          <w:u w:val="single"/>
        </w:rPr>
        <w:t xml:space="preserve">Support Module </w:t>
      </w:r>
      <w:r w:rsidRPr="00F57847">
        <w:rPr>
          <w:rFonts w:ascii="Calibri" w:hAnsi="Calibri"/>
          <w:b/>
          <w:sz w:val="24"/>
          <w:szCs w:val="24"/>
        </w:rPr>
        <w:t xml:space="preserve">     </w:t>
      </w:r>
    </w:p>
    <w:p w:rsidR="0060151F" w:rsidRDefault="0060151F" w:rsidP="0056218A">
      <w:pPr>
        <w:rPr>
          <w:rFonts w:ascii="Calibri" w:hAnsi="Calibri"/>
          <w:sz w:val="24"/>
          <w:szCs w:val="24"/>
          <w:u w:val="single"/>
        </w:rPr>
      </w:pPr>
      <w:r w:rsidRPr="008949EC">
        <w:rPr>
          <w:rFonts w:ascii="Calibri" w:hAnsi="Calibri"/>
          <w:sz w:val="24"/>
          <w:szCs w:val="24"/>
        </w:rPr>
        <w:t xml:space="preserve"> </w:t>
      </w:r>
      <w:r>
        <w:rPr>
          <w:rFonts w:ascii="Calibri" w:hAnsi="Calibri"/>
          <w:sz w:val="24"/>
          <w:szCs w:val="24"/>
        </w:rPr>
        <w:t xml:space="preserve">Use case # 1 </w:t>
      </w:r>
      <w:r>
        <w:rPr>
          <w:rFonts w:ascii="Calibri" w:hAnsi="Calibri"/>
          <w:sz w:val="24"/>
          <w:szCs w:val="24"/>
          <w:u w:val="single"/>
        </w:rPr>
        <w:t>“Create thread for question</w:t>
      </w:r>
      <w:r w:rsidR="00563D24">
        <w:rPr>
          <w:rFonts w:ascii="Calibri" w:hAnsi="Calibri"/>
          <w:sz w:val="24"/>
          <w:szCs w:val="24"/>
          <w:u w:val="single"/>
        </w:rPr>
        <w:t xml:space="preserve"> or comment</w:t>
      </w:r>
      <w:r>
        <w:rPr>
          <w:rFonts w:ascii="Calibri" w:hAnsi="Calibri"/>
          <w:sz w:val="24"/>
          <w:szCs w:val="24"/>
          <w:u w:val="single"/>
        </w:rPr>
        <w:t>”</w:t>
      </w:r>
    </w:p>
    <w:p w:rsidR="0060151F" w:rsidRDefault="0060151F" w:rsidP="0056218A"/>
    <w:p w:rsidR="0060151F" w:rsidRDefault="009B5312" w:rsidP="0056218A">
      <w:pPr>
        <w:rPr>
          <w:rFonts w:ascii="Calibri" w:hAnsi="Calibri"/>
          <w:sz w:val="24"/>
          <w:szCs w:val="24"/>
        </w:rPr>
      </w:pPr>
      <w:r>
        <w:rPr>
          <w:rFonts w:ascii="Calibri" w:hAnsi="Calibri"/>
          <w:noProof/>
          <w:sz w:val="24"/>
          <w:szCs w:val="24"/>
        </w:rPr>
        <w:drawing>
          <wp:inline distT="0" distB="0" distL="0" distR="0" wp14:anchorId="5D8E003A" wp14:editId="2BAB9759">
            <wp:extent cx="3275386" cy="6283757"/>
            <wp:effectExtent l="0" t="0" r="127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9806" cy="6292238"/>
                    </a:xfrm>
                    <a:prstGeom prst="rect">
                      <a:avLst/>
                    </a:prstGeom>
                    <a:noFill/>
                    <a:ln>
                      <a:noFill/>
                    </a:ln>
                  </pic:spPr>
                </pic:pic>
              </a:graphicData>
            </a:graphic>
          </wp:inline>
        </w:drawing>
      </w:r>
    </w:p>
    <w:p w:rsidR="0060151F" w:rsidRDefault="0060151F" w:rsidP="0056218A">
      <w:pPr>
        <w:rPr>
          <w:rFonts w:ascii="Calibri" w:hAnsi="Calibri"/>
          <w:sz w:val="24"/>
          <w:szCs w:val="24"/>
        </w:rPr>
      </w:pPr>
    </w:p>
    <w:p w:rsidR="001467DC" w:rsidRDefault="00563D24" w:rsidP="0056218A">
      <w:pPr>
        <w:rPr>
          <w:rFonts w:ascii="Calibri" w:hAnsi="Calibri"/>
          <w:sz w:val="24"/>
          <w:szCs w:val="24"/>
        </w:rPr>
      </w:pPr>
      <w:r>
        <w:rPr>
          <w:rFonts w:ascii="Calibri" w:hAnsi="Calibri"/>
          <w:sz w:val="24"/>
          <w:szCs w:val="24"/>
        </w:rPr>
        <w:lastRenderedPageBreak/>
        <w:t>The use case # 1 of the support module describes the process of creating a thread for a question or comment. Unlike the contact module, the user is able to post a thread with their question or comments in a forum. By doing so this create a community where not only can admins answer questions but other user can contribute to posts. In this diagrams user submits the data, followed by a security code, system attempts to validate input, if fails it will display error on incorrect input, user can attempt to fix input and go through the process again, if the validation was correct the first time, the system creates a new thread.</w:t>
      </w:r>
    </w:p>
    <w:p w:rsidR="00563D24" w:rsidRDefault="00563D24" w:rsidP="0056218A">
      <w:pPr>
        <w:rPr>
          <w:rFonts w:ascii="Calibri" w:hAnsi="Calibri"/>
          <w:sz w:val="24"/>
          <w:szCs w:val="24"/>
        </w:rPr>
      </w:pPr>
    </w:p>
    <w:p w:rsidR="0060151F" w:rsidRDefault="0060151F" w:rsidP="0056218A">
      <w:pPr>
        <w:rPr>
          <w:rFonts w:ascii="Calibri" w:hAnsi="Calibri"/>
          <w:sz w:val="24"/>
          <w:szCs w:val="24"/>
          <w:u w:val="single"/>
        </w:rPr>
      </w:pPr>
      <w:r>
        <w:rPr>
          <w:rFonts w:ascii="Calibri" w:hAnsi="Calibri"/>
          <w:sz w:val="24"/>
          <w:szCs w:val="24"/>
        </w:rPr>
        <w:t xml:space="preserve">Use case # 2 </w:t>
      </w:r>
      <w:r>
        <w:rPr>
          <w:rFonts w:ascii="Calibri" w:hAnsi="Calibri"/>
          <w:sz w:val="24"/>
          <w:szCs w:val="24"/>
          <w:u w:val="single"/>
        </w:rPr>
        <w:t>“Contribute to posts”</w:t>
      </w:r>
    </w:p>
    <w:p w:rsidR="001467DC" w:rsidRDefault="001467DC" w:rsidP="0056218A">
      <w:pPr>
        <w:rPr>
          <w:rFonts w:ascii="Calibri" w:hAnsi="Calibri"/>
          <w:sz w:val="24"/>
          <w:szCs w:val="24"/>
          <w:u w:val="single"/>
        </w:rPr>
      </w:pPr>
    </w:p>
    <w:p w:rsidR="0060151F" w:rsidRDefault="001467DC" w:rsidP="0056218A">
      <w:pPr>
        <w:rPr>
          <w:rFonts w:ascii="Calibri" w:hAnsi="Calibri"/>
          <w:sz w:val="24"/>
          <w:szCs w:val="24"/>
          <w:u w:val="single"/>
        </w:rPr>
      </w:pPr>
      <w:r w:rsidRPr="001467DC">
        <w:rPr>
          <w:rFonts w:ascii="Calibri" w:hAnsi="Calibri"/>
          <w:noProof/>
          <w:sz w:val="24"/>
          <w:szCs w:val="24"/>
        </w:rPr>
        <w:drawing>
          <wp:inline distT="0" distB="0" distL="0" distR="0" wp14:anchorId="70DA08D8" wp14:editId="77924CAA">
            <wp:extent cx="1609725" cy="334822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10448" cy="3349731"/>
                    </a:xfrm>
                    <a:prstGeom prst="rect">
                      <a:avLst/>
                    </a:prstGeom>
                    <a:noFill/>
                    <a:ln>
                      <a:noFill/>
                    </a:ln>
                  </pic:spPr>
                </pic:pic>
              </a:graphicData>
            </a:graphic>
          </wp:inline>
        </w:drawing>
      </w:r>
    </w:p>
    <w:p w:rsidR="00563D24" w:rsidRDefault="00563D24" w:rsidP="0056218A">
      <w:pPr>
        <w:rPr>
          <w:rFonts w:ascii="Calibri" w:hAnsi="Calibri"/>
          <w:sz w:val="24"/>
          <w:szCs w:val="24"/>
          <w:u w:val="single"/>
        </w:rPr>
      </w:pPr>
    </w:p>
    <w:p w:rsidR="00563D24" w:rsidRDefault="00563D24" w:rsidP="0056218A">
      <w:pPr>
        <w:rPr>
          <w:rFonts w:ascii="Calibri" w:hAnsi="Calibri"/>
          <w:sz w:val="24"/>
          <w:szCs w:val="24"/>
          <w:u w:val="single"/>
        </w:rPr>
      </w:pPr>
      <w:r>
        <w:rPr>
          <w:rFonts w:ascii="Calibri" w:hAnsi="Calibri"/>
          <w:sz w:val="24"/>
          <w:szCs w:val="24"/>
        </w:rPr>
        <w:t xml:space="preserve">The use case # 2 of the support module describes the process of contributing to existing threads by making posts. A user or admin may at any point make a post, the users data will be submitted with required fields, the system then will post the comment. </w:t>
      </w:r>
    </w:p>
    <w:p w:rsidR="0060151F" w:rsidRDefault="0060151F" w:rsidP="0056218A"/>
    <w:p w:rsidR="00D607E5" w:rsidRDefault="00D607E5" w:rsidP="0056218A">
      <w:pPr>
        <w:rPr>
          <w:rFonts w:ascii="Calibri" w:hAnsi="Calibri"/>
          <w:sz w:val="24"/>
          <w:szCs w:val="24"/>
        </w:rPr>
      </w:pPr>
    </w:p>
    <w:p w:rsidR="00F57847" w:rsidRDefault="00F57847" w:rsidP="0056218A">
      <w:pPr>
        <w:rPr>
          <w:rFonts w:ascii="Calibri" w:hAnsi="Calibri"/>
          <w:sz w:val="24"/>
          <w:szCs w:val="24"/>
        </w:rPr>
      </w:pPr>
    </w:p>
    <w:p w:rsidR="00F57847" w:rsidRDefault="00F57847" w:rsidP="0056218A">
      <w:pPr>
        <w:rPr>
          <w:rFonts w:ascii="Calibri" w:hAnsi="Calibri"/>
          <w:sz w:val="24"/>
          <w:szCs w:val="24"/>
        </w:rPr>
      </w:pPr>
    </w:p>
    <w:p w:rsidR="00F57847" w:rsidRDefault="00F57847" w:rsidP="0056218A">
      <w:pPr>
        <w:rPr>
          <w:rFonts w:ascii="Calibri" w:hAnsi="Calibri"/>
          <w:sz w:val="24"/>
          <w:szCs w:val="24"/>
        </w:rPr>
      </w:pPr>
    </w:p>
    <w:p w:rsidR="00F57847" w:rsidRDefault="00F57847" w:rsidP="0056218A">
      <w:pPr>
        <w:rPr>
          <w:rFonts w:ascii="Calibri" w:hAnsi="Calibri"/>
          <w:sz w:val="24"/>
          <w:szCs w:val="24"/>
        </w:rPr>
      </w:pPr>
    </w:p>
    <w:p w:rsidR="00F57847" w:rsidRDefault="00F57847" w:rsidP="0056218A">
      <w:pPr>
        <w:rPr>
          <w:rFonts w:ascii="Calibri" w:hAnsi="Calibri"/>
          <w:sz w:val="24"/>
          <w:szCs w:val="24"/>
        </w:rPr>
      </w:pPr>
    </w:p>
    <w:p w:rsidR="00F57847" w:rsidRDefault="00F57847" w:rsidP="0056218A">
      <w:pPr>
        <w:rPr>
          <w:rFonts w:ascii="Calibri" w:hAnsi="Calibri"/>
          <w:sz w:val="24"/>
          <w:szCs w:val="24"/>
        </w:rPr>
      </w:pPr>
    </w:p>
    <w:p w:rsidR="00F57847" w:rsidRDefault="00F57847" w:rsidP="0056218A">
      <w:pPr>
        <w:rPr>
          <w:rFonts w:ascii="Calibri" w:hAnsi="Calibri"/>
          <w:sz w:val="24"/>
          <w:szCs w:val="24"/>
        </w:rPr>
      </w:pPr>
    </w:p>
    <w:p w:rsidR="00F57847" w:rsidRDefault="00F57847" w:rsidP="0056218A">
      <w:pPr>
        <w:rPr>
          <w:rFonts w:ascii="Calibri" w:hAnsi="Calibri"/>
          <w:sz w:val="24"/>
          <w:szCs w:val="24"/>
        </w:rPr>
      </w:pPr>
    </w:p>
    <w:p w:rsidR="00F57847" w:rsidRDefault="00F57847" w:rsidP="0056218A">
      <w:pPr>
        <w:rPr>
          <w:rFonts w:ascii="Calibri" w:hAnsi="Calibri"/>
          <w:sz w:val="24"/>
          <w:szCs w:val="24"/>
        </w:rPr>
      </w:pPr>
    </w:p>
    <w:p w:rsidR="00F57847" w:rsidRDefault="00F57847" w:rsidP="0056218A">
      <w:pPr>
        <w:rPr>
          <w:rFonts w:ascii="Calibri" w:hAnsi="Calibri"/>
          <w:sz w:val="24"/>
          <w:szCs w:val="24"/>
        </w:rPr>
      </w:pPr>
    </w:p>
    <w:p w:rsidR="00F57847" w:rsidRDefault="00F57847" w:rsidP="0056218A">
      <w:pPr>
        <w:rPr>
          <w:rFonts w:ascii="Calibri" w:hAnsi="Calibri"/>
          <w:sz w:val="24"/>
          <w:szCs w:val="24"/>
        </w:rPr>
      </w:pPr>
    </w:p>
    <w:p w:rsidR="0060151F" w:rsidRDefault="0060151F" w:rsidP="0056218A">
      <w:pPr>
        <w:rPr>
          <w:rFonts w:ascii="Calibri" w:hAnsi="Calibri"/>
          <w:sz w:val="24"/>
          <w:szCs w:val="24"/>
          <w:u w:val="single"/>
        </w:rPr>
      </w:pPr>
      <w:r>
        <w:rPr>
          <w:rFonts w:ascii="Calibri" w:hAnsi="Calibri"/>
          <w:sz w:val="24"/>
          <w:szCs w:val="24"/>
        </w:rPr>
        <w:t xml:space="preserve">Use case # 3 </w:t>
      </w:r>
      <w:r>
        <w:rPr>
          <w:rFonts w:ascii="Calibri" w:hAnsi="Calibri"/>
          <w:sz w:val="24"/>
          <w:szCs w:val="24"/>
          <w:u w:val="single"/>
        </w:rPr>
        <w:t>“Modify threads”</w:t>
      </w:r>
    </w:p>
    <w:p w:rsidR="0060151F" w:rsidRDefault="0060151F" w:rsidP="0056218A"/>
    <w:p w:rsidR="0060151F" w:rsidRDefault="001467DC" w:rsidP="0056218A">
      <w:r>
        <w:rPr>
          <w:noProof/>
        </w:rPr>
        <w:drawing>
          <wp:inline distT="0" distB="0" distL="0" distR="0" wp14:anchorId="4293FBE3" wp14:editId="4232FD1F">
            <wp:extent cx="1885950" cy="3260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85950" cy="3260090"/>
                    </a:xfrm>
                    <a:prstGeom prst="rect">
                      <a:avLst/>
                    </a:prstGeom>
                    <a:noFill/>
                    <a:ln>
                      <a:noFill/>
                    </a:ln>
                  </pic:spPr>
                </pic:pic>
              </a:graphicData>
            </a:graphic>
          </wp:inline>
        </w:drawing>
      </w:r>
    </w:p>
    <w:p w:rsidR="00D607E5" w:rsidRDefault="00D607E5" w:rsidP="0056218A">
      <w:pPr>
        <w:rPr>
          <w:rFonts w:ascii="Calibri" w:hAnsi="Calibri"/>
          <w:sz w:val="24"/>
          <w:szCs w:val="24"/>
        </w:rPr>
      </w:pPr>
    </w:p>
    <w:p w:rsidR="00563D24" w:rsidRDefault="00563D24" w:rsidP="0056218A">
      <w:r>
        <w:rPr>
          <w:rFonts w:ascii="Calibri" w:hAnsi="Calibri"/>
          <w:sz w:val="24"/>
          <w:szCs w:val="24"/>
        </w:rPr>
        <w:t xml:space="preserve">The use case # 3 of the support module describes the process of Modifying threads. The admins have the power to control the flow of the threads in the forum. They are granted several abilities such as the power to edit or delete existing threads or posts. </w:t>
      </w:r>
    </w:p>
    <w:p w:rsidR="00563D24" w:rsidRDefault="00563D24" w:rsidP="0056218A">
      <w:pPr>
        <w:rPr>
          <w:rFonts w:ascii="Calibri" w:hAnsi="Calibri"/>
          <w:sz w:val="24"/>
          <w:szCs w:val="24"/>
          <w:u w:val="single"/>
        </w:rPr>
      </w:pP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p>
    <w:p w:rsidR="00F57847" w:rsidRDefault="00F57847" w:rsidP="0056218A">
      <w:pPr>
        <w:rPr>
          <w:rFonts w:ascii="Calibri" w:hAnsi="Calibri"/>
          <w:sz w:val="24"/>
          <w:szCs w:val="24"/>
          <w:u w:val="single"/>
        </w:rPr>
      </w:pPr>
    </w:p>
    <w:p w:rsidR="00D607E5" w:rsidRPr="00F57847" w:rsidRDefault="001A2715" w:rsidP="0056218A">
      <w:pPr>
        <w:rPr>
          <w:rFonts w:ascii="Calibri" w:hAnsi="Calibri"/>
          <w:b/>
          <w:sz w:val="28"/>
          <w:szCs w:val="28"/>
          <w:u w:val="single"/>
        </w:rPr>
      </w:pPr>
      <w:r w:rsidRPr="00F57847">
        <w:rPr>
          <w:rFonts w:ascii="Calibri" w:hAnsi="Calibri"/>
          <w:b/>
          <w:sz w:val="28"/>
          <w:szCs w:val="28"/>
          <w:u w:val="single"/>
        </w:rPr>
        <w:lastRenderedPageBreak/>
        <w:t>Sequence Diagrams</w:t>
      </w:r>
    </w:p>
    <w:p w:rsidR="009F4F20" w:rsidRDefault="009F4F20" w:rsidP="0056218A">
      <w:pPr>
        <w:rPr>
          <w:rFonts w:ascii="Calibri" w:hAnsi="Calibri"/>
          <w:sz w:val="24"/>
          <w:szCs w:val="24"/>
          <w:u w:val="single"/>
        </w:rPr>
      </w:pPr>
    </w:p>
    <w:p w:rsidR="009F4F20" w:rsidRPr="00435B6C" w:rsidRDefault="009F4F20" w:rsidP="0056218A">
      <w:pPr>
        <w:rPr>
          <w:b/>
          <w:i/>
          <w:sz w:val="24"/>
          <w:szCs w:val="24"/>
          <w:u w:val="single"/>
        </w:rPr>
      </w:pPr>
      <w:r w:rsidRPr="00435B6C">
        <w:rPr>
          <w:b/>
          <w:i/>
          <w:sz w:val="24"/>
          <w:szCs w:val="24"/>
          <w:u w:val="single"/>
        </w:rPr>
        <w:t>Module Research/Buy Policies</w:t>
      </w:r>
    </w:p>
    <w:p w:rsidR="009F4F20" w:rsidRPr="009F4F20" w:rsidRDefault="009F4F20" w:rsidP="0056218A">
      <w:pPr>
        <w:rPr>
          <w:rFonts w:ascii="Calibri" w:hAnsi="Calibri"/>
          <w:b/>
          <w:sz w:val="24"/>
          <w:szCs w:val="24"/>
          <w:u w:val="single"/>
        </w:rPr>
      </w:pPr>
    </w:p>
    <w:p w:rsidR="009F4F20" w:rsidRPr="009F4F20" w:rsidRDefault="009F4F20" w:rsidP="0056218A">
      <w:pPr>
        <w:rPr>
          <w:rFonts w:ascii="Calibri" w:hAnsi="Calibri"/>
          <w:sz w:val="24"/>
          <w:szCs w:val="24"/>
          <w:u w:val="single"/>
        </w:rPr>
      </w:pPr>
      <w:r w:rsidRPr="009F4F20">
        <w:rPr>
          <w:rFonts w:ascii="Calibri" w:hAnsi="Calibri"/>
          <w:sz w:val="24"/>
          <w:szCs w:val="24"/>
          <w:u w:val="single"/>
        </w:rPr>
        <w:t>Use Case: 1</w:t>
      </w:r>
    </w:p>
    <w:p w:rsidR="009F4F20" w:rsidRDefault="009F4F20" w:rsidP="0056218A">
      <w:pPr>
        <w:pStyle w:val="ListParagraph"/>
        <w:rPr>
          <w:rFonts w:ascii="Calibri" w:hAnsi="Calibri"/>
          <w:sz w:val="24"/>
          <w:szCs w:val="24"/>
          <w:u w:val="single"/>
        </w:rPr>
      </w:pPr>
    </w:p>
    <w:p w:rsidR="009F4F20" w:rsidRDefault="009F4F20" w:rsidP="0056218A">
      <w:pPr>
        <w:rPr>
          <w:rFonts w:ascii="Calibri" w:hAnsi="Calibri"/>
          <w:sz w:val="24"/>
          <w:szCs w:val="24"/>
          <w:u w:val="single"/>
        </w:rPr>
      </w:pPr>
      <w:r>
        <w:rPr>
          <w:sz w:val="22"/>
          <w:szCs w:val="22"/>
          <w:lang w:eastAsia="ja-JP"/>
        </w:rPr>
        <w:t xml:space="preserve">The Sequence Diagram below illustrates the process of validating which type of user is attempting to buy the policy information (customer or administrator) and the process of successfully storing the new policy information. If the system successfully adds the new insurance the user will receive a message notifying the success of the process. If process is not successful the user will receive notification that the process failed and to try again. </w:t>
      </w:r>
      <w:r>
        <w:rPr>
          <w:rFonts w:ascii="Calibri" w:hAnsi="Calibri"/>
          <w:sz w:val="24"/>
          <w:szCs w:val="24"/>
          <w:u w:val="single"/>
        </w:rPr>
        <w:t xml:space="preserve"> </w:t>
      </w:r>
    </w:p>
    <w:p w:rsidR="009F4F20" w:rsidRDefault="00F57847" w:rsidP="0056218A">
      <w:pPr>
        <w:rPr>
          <w:rFonts w:ascii="Calibri" w:hAnsi="Calibri"/>
          <w:sz w:val="24"/>
          <w:szCs w:val="24"/>
          <w:u w:val="single"/>
        </w:rPr>
      </w:pPr>
      <w:r>
        <w:rPr>
          <w:noProof/>
        </w:rPr>
        <w:drawing>
          <wp:anchor distT="0" distB="0" distL="114300" distR="114300" simplePos="0" relativeHeight="251713536" behindDoc="1" locked="0" layoutInCell="1" allowOverlap="1" wp14:anchorId="6CBC50DE" wp14:editId="0F7756CD">
            <wp:simplePos x="0" y="0"/>
            <wp:positionH relativeFrom="page">
              <wp:align>right</wp:align>
            </wp:positionH>
            <wp:positionV relativeFrom="page">
              <wp:posOffset>2915793</wp:posOffset>
            </wp:positionV>
            <wp:extent cx="7534275" cy="4236085"/>
            <wp:effectExtent l="0" t="0" r="9525" b="0"/>
            <wp:wrapNone/>
            <wp:docPr id="25" name="Picture 58" descr="Add insurance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 insurance Sequence Diag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534275" cy="4236085"/>
                    </a:xfrm>
                    <a:prstGeom prst="rect">
                      <a:avLst/>
                    </a:prstGeom>
                    <a:noFill/>
                  </pic:spPr>
                </pic:pic>
              </a:graphicData>
            </a:graphic>
            <wp14:sizeRelH relativeFrom="page">
              <wp14:pctWidth>0</wp14:pctWidth>
            </wp14:sizeRelH>
            <wp14:sizeRelV relativeFrom="page">
              <wp14:pctHeight>0</wp14:pctHeight>
            </wp14:sizeRelV>
          </wp:anchor>
        </w:drawing>
      </w: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pStyle w:val="ListParagraph"/>
        <w:rPr>
          <w:rFonts w:ascii="Calibri" w:hAnsi="Calibri"/>
          <w:sz w:val="24"/>
          <w:szCs w:val="24"/>
          <w:u w:val="single"/>
        </w:rPr>
      </w:pPr>
    </w:p>
    <w:p w:rsidR="009F4F20" w:rsidRDefault="009F4F20" w:rsidP="0056218A">
      <w:pPr>
        <w:pStyle w:val="ListParagraph"/>
        <w:rPr>
          <w:rFonts w:ascii="Calibri" w:hAnsi="Calibri"/>
          <w:sz w:val="24"/>
          <w:szCs w:val="24"/>
          <w:u w:val="single"/>
        </w:rPr>
      </w:pPr>
    </w:p>
    <w:p w:rsidR="009F4F20" w:rsidRDefault="009F4F20" w:rsidP="0056218A">
      <w:pPr>
        <w:pStyle w:val="ListParagraph"/>
        <w:rPr>
          <w:rFonts w:ascii="Calibri" w:hAnsi="Calibri"/>
          <w:sz w:val="24"/>
          <w:szCs w:val="24"/>
          <w:u w:val="single"/>
        </w:rPr>
      </w:pPr>
    </w:p>
    <w:p w:rsidR="009F4F20" w:rsidRDefault="009F4F20" w:rsidP="0056218A">
      <w:pPr>
        <w:pStyle w:val="ListParagraph"/>
        <w:rPr>
          <w:rFonts w:ascii="Calibri" w:hAnsi="Calibri"/>
          <w:sz w:val="24"/>
          <w:szCs w:val="24"/>
          <w:u w:val="single"/>
        </w:rPr>
      </w:pPr>
    </w:p>
    <w:p w:rsidR="009F4F20" w:rsidRDefault="009F4F20" w:rsidP="0056218A">
      <w:pPr>
        <w:pStyle w:val="ListParagraph"/>
        <w:rPr>
          <w:rFonts w:ascii="Calibri" w:hAnsi="Calibri"/>
          <w:sz w:val="24"/>
          <w:szCs w:val="24"/>
          <w:u w:val="single"/>
        </w:rPr>
      </w:pPr>
    </w:p>
    <w:p w:rsidR="009F4F20" w:rsidRDefault="009F4F20" w:rsidP="0056218A">
      <w:pPr>
        <w:pStyle w:val="ListParagraph"/>
        <w:rPr>
          <w:rFonts w:ascii="Calibri" w:hAnsi="Calibri"/>
          <w:sz w:val="24"/>
          <w:szCs w:val="24"/>
          <w:u w:val="single"/>
        </w:rPr>
      </w:pPr>
    </w:p>
    <w:p w:rsidR="009F4F20" w:rsidRDefault="009F4F20" w:rsidP="0056218A">
      <w:pPr>
        <w:pStyle w:val="ListParagraph"/>
        <w:rPr>
          <w:rFonts w:ascii="Calibri" w:hAnsi="Calibri"/>
          <w:sz w:val="24"/>
          <w:szCs w:val="24"/>
          <w:u w:val="single"/>
        </w:rPr>
      </w:pPr>
    </w:p>
    <w:p w:rsidR="009F4F20" w:rsidRDefault="009F4F20" w:rsidP="0056218A">
      <w:pPr>
        <w:pStyle w:val="ListParagraph"/>
        <w:rPr>
          <w:rFonts w:ascii="Calibri" w:hAnsi="Calibri"/>
          <w:sz w:val="24"/>
          <w:szCs w:val="24"/>
          <w:u w:val="single"/>
        </w:rPr>
      </w:pPr>
    </w:p>
    <w:p w:rsidR="009F4F20" w:rsidRPr="009F4F20" w:rsidRDefault="009F4F20" w:rsidP="0056218A">
      <w:pPr>
        <w:pStyle w:val="ListParagraph"/>
        <w:rPr>
          <w:sz w:val="24"/>
          <w:szCs w:val="24"/>
          <w:u w:val="single"/>
        </w:rPr>
      </w:pPr>
    </w:p>
    <w:p w:rsidR="00F57847" w:rsidRDefault="00F57847" w:rsidP="0056218A">
      <w:pPr>
        <w:rPr>
          <w:bCs/>
          <w:sz w:val="24"/>
          <w:szCs w:val="24"/>
          <w:u w:val="single"/>
        </w:rPr>
      </w:pPr>
    </w:p>
    <w:p w:rsidR="00F57847" w:rsidRDefault="00F57847" w:rsidP="0056218A">
      <w:pPr>
        <w:rPr>
          <w:bCs/>
          <w:sz w:val="24"/>
          <w:szCs w:val="24"/>
          <w:u w:val="single"/>
        </w:rPr>
      </w:pPr>
    </w:p>
    <w:p w:rsidR="00F57847" w:rsidRDefault="00F57847" w:rsidP="0056218A">
      <w:pPr>
        <w:rPr>
          <w:bCs/>
          <w:sz w:val="24"/>
          <w:szCs w:val="24"/>
          <w:u w:val="single"/>
        </w:rPr>
      </w:pPr>
    </w:p>
    <w:p w:rsidR="00F57847" w:rsidRDefault="00F57847" w:rsidP="0056218A">
      <w:pPr>
        <w:rPr>
          <w:bCs/>
          <w:sz w:val="24"/>
          <w:szCs w:val="24"/>
          <w:u w:val="single"/>
        </w:rPr>
      </w:pPr>
    </w:p>
    <w:p w:rsidR="00F57847" w:rsidRDefault="00F57847" w:rsidP="0056218A">
      <w:pPr>
        <w:rPr>
          <w:bCs/>
          <w:sz w:val="24"/>
          <w:szCs w:val="24"/>
          <w:u w:val="single"/>
        </w:rPr>
      </w:pPr>
    </w:p>
    <w:p w:rsidR="00F57847" w:rsidRDefault="00F57847" w:rsidP="0056218A">
      <w:pPr>
        <w:rPr>
          <w:bCs/>
          <w:sz w:val="24"/>
          <w:szCs w:val="24"/>
          <w:u w:val="single"/>
        </w:rPr>
      </w:pPr>
    </w:p>
    <w:p w:rsidR="00F57847" w:rsidRDefault="00F57847" w:rsidP="0056218A">
      <w:pPr>
        <w:rPr>
          <w:bCs/>
          <w:sz w:val="24"/>
          <w:szCs w:val="24"/>
          <w:u w:val="single"/>
        </w:rPr>
      </w:pPr>
    </w:p>
    <w:p w:rsidR="00F57847" w:rsidRDefault="00F57847" w:rsidP="0056218A">
      <w:pPr>
        <w:rPr>
          <w:bCs/>
          <w:sz w:val="24"/>
          <w:szCs w:val="24"/>
          <w:u w:val="single"/>
        </w:rPr>
      </w:pPr>
    </w:p>
    <w:p w:rsidR="00F57847" w:rsidRDefault="00F57847" w:rsidP="0056218A">
      <w:pPr>
        <w:rPr>
          <w:bCs/>
          <w:sz w:val="24"/>
          <w:szCs w:val="24"/>
          <w:u w:val="single"/>
        </w:rPr>
      </w:pPr>
    </w:p>
    <w:p w:rsidR="00F57847" w:rsidRDefault="00F57847" w:rsidP="0056218A">
      <w:pPr>
        <w:rPr>
          <w:bCs/>
          <w:sz w:val="24"/>
          <w:szCs w:val="24"/>
          <w:u w:val="single"/>
        </w:rPr>
      </w:pPr>
    </w:p>
    <w:p w:rsidR="00F57847" w:rsidRDefault="00F57847" w:rsidP="0056218A">
      <w:pPr>
        <w:rPr>
          <w:bCs/>
          <w:sz w:val="24"/>
          <w:szCs w:val="24"/>
          <w:u w:val="single"/>
        </w:rPr>
      </w:pPr>
    </w:p>
    <w:p w:rsidR="009F4F20" w:rsidRPr="00435B6C" w:rsidRDefault="009F4F20" w:rsidP="0056218A">
      <w:pPr>
        <w:rPr>
          <w:b/>
          <w:bCs/>
          <w:i/>
          <w:sz w:val="24"/>
          <w:szCs w:val="24"/>
          <w:u w:val="single"/>
        </w:rPr>
      </w:pPr>
      <w:r w:rsidRPr="00435B6C">
        <w:rPr>
          <w:b/>
          <w:bCs/>
          <w:i/>
          <w:sz w:val="24"/>
          <w:szCs w:val="24"/>
          <w:u w:val="single"/>
        </w:rPr>
        <w:t xml:space="preserve">Manage my Policy: </w:t>
      </w:r>
    </w:p>
    <w:p w:rsidR="009F4F20" w:rsidRPr="009F4F20" w:rsidRDefault="009F4F20" w:rsidP="0056218A">
      <w:pPr>
        <w:rPr>
          <w:bCs/>
          <w:sz w:val="24"/>
          <w:szCs w:val="24"/>
          <w:u w:val="single"/>
        </w:rPr>
      </w:pPr>
    </w:p>
    <w:p w:rsidR="009F4F20" w:rsidRPr="009F4F20" w:rsidRDefault="00F57847" w:rsidP="0056218A">
      <w:pPr>
        <w:rPr>
          <w:sz w:val="24"/>
          <w:szCs w:val="24"/>
          <w:u w:val="single"/>
        </w:rPr>
      </w:pPr>
      <w:r>
        <w:rPr>
          <w:sz w:val="24"/>
          <w:szCs w:val="24"/>
          <w:u w:val="single"/>
        </w:rPr>
        <w:t>Use Case: 2</w:t>
      </w:r>
    </w:p>
    <w:p w:rsidR="009F4F20" w:rsidRDefault="009F4F20" w:rsidP="0056218A">
      <w:pPr>
        <w:pStyle w:val="ListParagraph"/>
        <w:rPr>
          <w:rFonts w:ascii="Calibri" w:hAnsi="Calibri"/>
          <w:sz w:val="24"/>
          <w:szCs w:val="24"/>
          <w:u w:val="single"/>
        </w:rPr>
      </w:pPr>
    </w:p>
    <w:p w:rsidR="009F4F20" w:rsidRDefault="009F4F20" w:rsidP="0056218A">
      <w:pPr>
        <w:rPr>
          <w:sz w:val="22"/>
          <w:szCs w:val="22"/>
          <w:lang w:eastAsia="ja-JP"/>
        </w:rPr>
      </w:pPr>
      <w:r>
        <w:rPr>
          <w:noProof/>
        </w:rPr>
        <w:drawing>
          <wp:anchor distT="0" distB="0" distL="114300" distR="114300" simplePos="0" relativeHeight="251715584" behindDoc="1" locked="0" layoutInCell="1" allowOverlap="1" wp14:anchorId="5A77C253" wp14:editId="3F66D5AD">
            <wp:simplePos x="0" y="0"/>
            <wp:positionH relativeFrom="margin">
              <wp:posOffset>-933450</wp:posOffset>
            </wp:positionH>
            <wp:positionV relativeFrom="paragraph">
              <wp:posOffset>508000</wp:posOffset>
            </wp:positionV>
            <wp:extent cx="7881620" cy="5038725"/>
            <wp:effectExtent l="0" t="0" r="5080" b="9525"/>
            <wp:wrapNone/>
            <wp:docPr id="26" name="Picture 60" descr="edit insurance sequence mod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dit insurance sequence mode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889218" cy="5043582"/>
                    </a:xfrm>
                    <a:prstGeom prst="rect">
                      <a:avLst/>
                    </a:prstGeom>
                    <a:noFill/>
                  </pic:spPr>
                </pic:pic>
              </a:graphicData>
            </a:graphic>
            <wp14:sizeRelH relativeFrom="page">
              <wp14:pctWidth>0</wp14:pctWidth>
            </wp14:sizeRelH>
            <wp14:sizeRelV relativeFrom="page">
              <wp14:pctHeight>0</wp14:pctHeight>
            </wp14:sizeRelV>
          </wp:anchor>
        </w:drawing>
      </w:r>
      <w:r>
        <w:rPr>
          <w:sz w:val="22"/>
          <w:szCs w:val="22"/>
          <w:lang w:eastAsia="ja-JP"/>
        </w:rPr>
        <w:t>The sequence diagram below demonstrates the process as it accesses the various levels of the website all the way down to the database layer. The steps in this process are almost identical to the “Buy policy” process with the main difference being the edit, and the submission of the edit. Once the edit is completed the user will be notified of the success of the process. If the process fails the user will repeat the edit process.</w:t>
      </w: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pStyle w:val="ListParagraph"/>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D607E5" w:rsidRDefault="00D607E5"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Pr="002D7A86" w:rsidRDefault="009F4F20"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9F4F20" w:rsidRPr="00435B6C" w:rsidRDefault="002D7A86" w:rsidP="0056218A">
      <w:pPr>
        <w:rPr>
          <w:rFonts w:ascii="Calibri" w:hAnsi="Calibri"/>
          <w:b/>
          <w:i/>
          <w:sz w:val="24"/>
          <w:szCs w:val="24"/>
          <w:u w:val="single"/>
        </w:rPr>
      </w:pPr>
      <w:r w:rsidRPr="00435B6C">
        <w:rPr>
          <w:rFonts w:ascii="Calibri" w:hAnsi="Calibri"/>
          <w:b/>
          <w:i/>
          <w:sz w:val="24"/>
          <w:szCs w:val="24"/>
          <w:u w:val="single"/>
        </w:rPr>
        <w:lastRenderedPageBreak/>
        <w:t>Billing Module</w:t>
      </w:r>
    </w:p>
    <w:p w:rsidR="002D7A86" w:rsidRDefault="002D7A86" w:rsidP="0056218A">
      <w:pPr>
        <w:rPr>
          <w:rFonts w:ascii="Calibri" w:hAnsi="Calibri"/>
          <w:sz w:val="24"/>
          <w:szCs w:val="24"/>
          <w:u w:val="single"/>
        </w:rPr>
      </w:pPr>
    </w:p>
    <w:p w:rsidR="002D7A86" w:rsidRDefault="002D7A86" w:rsidP="0056218A">
      <w:pPr>
        <w:rPr>
          <w:rFonts w:ascii="Calibri" w:hAnsi="Calibri"/>
          <w:sz w:val="24"/>
          <w:szCs w:val="24"/>
          <w:u w:val="single"/>
        </w:rPr>
      </w:pPr>
      <w:r>
        <w:rPr>
          <w:rFonts w:ascii="Calibri" w:hAnsi="Calibri"/>
          <w:sz w:val="24"/>
          <w:szCs w:val="24"/>
          <w:u w:val="single"/>
        </w:rPr>
        <w:t>Use case: Submit a Payment</w:t>
      </w:r>
    </w:p>
    <w:p w:rsidR="002D7A86" w:rsidRDefault="002D7A86" w:rsidP="0056218A">
      <w:pPr>
        <w:rPr>
          <w:rFonts w:ascii="Calibri" w:hAnsi="Calibri"/>
          <w:sz w:val="24"/>
          <w:szCs w:val="24"/>
        </w:rPr>
      </w:pPr>
    </w:p>
    <w:p w:rsidR="002D7A86" w:rsidRPr="002D7A86" w:rsidRDefault="002D7A86" w:rsidP="0056218A">
      <w:pPr>
        <w:rPr>
          <w:rFonts w:ascii="Calibri" w:hAnsi="Calibri"/>
          <w:sz w:val="24"/>
          <w:szCs w:val="24"/>
        </w:rPr>
      </w:pPr>
      <w:r>
        <w:rPr>
          <w:rFonts w:ascii="Calibri" w:hAnsi="Calibri"/>
          <w:noProof/>
          <w:sz w:val="24"/>
          <w:szCs w:val="24"/>
        </w:rPr>
        <w:drawing>
          <wp:inline distT="0" distB="0" distL="0" distR="0" wp14:anchorId="67201A6C" wp14:editId="55A29380">
            <wp:extent cx="3138871" cy="6867278"/>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bmitPayment.JPG"/>
                    <pic:cNvPicPr/>
                  </pic:nvPicPr>
                  <pic:blipFill>
                    <a:blip r:embed="rId54">
                      <a:extLst>
                        <a:ext uri="{28A0092B-C50C-407E-A947-70E740481C1C}">
                          <a14:useLocalDpi xmlns:a14="http://schemas.microsoft.com/office/drawing/2010/main" val="0"/>
                        </a:ext>
                      </a:extLst>
                    </a:blip>
                    <a:stretch>
                      <a:fillRect/>
                    </a:stretch>
                  </pic:blipFill>
                  <pic:spPr>
                    <a:xfrm>
                      <a:off x="0" y="0"/>
                      <a:ext cx="3150107" cy="6891859"/>
                    </a:xfrm>
                    <a:prstGeom prst="rect">
                      <a:avLst/>
                    </a:prstGeom>
                  </pic:spPr>
                </pic:pic>
              </a:graphicData>
            </a:graphic>
          </wp:inline>
        </w:drawing>
      </w:r>
    </w:p>
    <w:p w:rsidR="002D7A86" w:rsidRDefault="002D7A86" w:rsidP="0056218A">
      <w:pPr>
        <w:rPr>
          <w:rFonts w:ascii="Calibri" w:hAnsi="Calibri"/>
          <w:sz w:val="24"/>
          <w:szCs w:val="24"/>
          <w:u w:val="single"/>
        </w:rPr>
      </w:pPr>
    </w:p>
    <w:p w:rsidR="00435B6C" w:rsidRDefault="00435B6C" w:rsidP="0056218A">
      <w:pPr>
        <w:rPr>
          <w:rFonts w:ascii="Calibri" w:hAnsi="Calibri"/>
          <w:sz w:val="24"/>
          <w:szCs w:val="24"/>
          <w:u w:val="single"/>
        </w:rPr>
      </w:pPr>
    </w:p>
    <w:p w:rsidR="00435B6C" w:rsidRDefault="00435B6C" w:rsidP="0056218A">
      <w:pPr>
        <w:rPr>
          <w:rFonts w:ascii="Calibri" w:hAnsi="Calibri"/>
          <w:sz w:val="24"/>
          <w:szCs w:val="24"/>
          <w:u w:val="single"/>
        </w:rPr>
      </w:pPr>
    </w:p>
    <w:p w:rsidR="002D7A86" w:rsidRPr="00435B6C" w:rsidRDefault="002D7A86" w:rsidP="0056218A">
      <w:pPr>
        <w:rPr>
          <w:rFonts w:ascii="Calibri" w:hAnsi="Calibri"/>
          <w:i/>
          <w:sz w:val="24"/>
          <w:szCs w:val="24"/>
          <w:u w:val="single"/>
        </w:rPr>
      </w:pPr>
      <w:r w:rsidRPr="00435B6C">
        <w:rPr>
          <w:rFonts w:ascii="Calibri" w:hAnsi="Calibri"/>
          <w:i/>
          <w:sz w:val="24"/>
          <w:szCs w:val="24"/>
          <w:u w:val="single"/>
        </w:rPr>
        <w:lastRenderedPageBreak/>
        <w:t>Use case: Set Payment Plan</w:t>
      </w:r>
    </w:p>
    <w:p w:rsidR="002D7A86" w:rsidRDefault="002D7A86" w:rsidP="0056218A">
      <w:pPr>
        <w:rPr>
          <w:rFonts w:ascii="Calibri" w:hAnsi="Calibri"/>
          <w:sz w:val="24"/>
          <w:szCs w:val="24"/>
          <w:u w:val="single"/>
        </w:rPr>
      </w:pPr>
    </w:p>
    <w:p w:rsidR="002D7A86" w:rsidRDefault="002D7A86" w:rsidP="0056218A">
      <w:pPr>
        <w:rPr>
          <w:rFonts w:ascii="Calibri" w:hAnsi="Calibri"/>
          <w:sz w:val="24"/>
          <w:szCs w:val="24"/>
          <w:u w:val="single"/>
        </w:rPr>
      </w:pPr>
      <w:r>
        <w:rPr>
          <w:rFonts w:ascii="Calibri" w:hAnsi="Calibri"/>
          <w:noProof/>
          <w:sz w:val="24"/>
          <w:szCs w:val="24"/>
          <w:u w:val="single"/>
        </w:rPr>
        <w:drawing>
          <wp:inline distT="0" distB="0" distL="0" distR="0" wp14:anchorId="59016F6A" wp14:editId="271C0E26">
            <wp:extent cx="4144727" cy="74771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tPaymentPlan.JPG"/>
                    <pic:cNvPicPr/>
                  </pic:nvPicPr>
                  <pic:blipFill>
                    <a:blip r:embed="rId55">
                      <a:extLst>
                        <a:ext uri="{28A0092B-C50C-407E-A947-70E740481C1C}">
                          <a14:useLocalDpi xmlns:a14="http://schemas.microsoft.com/office/drawing/2010/main" val="0"/>
                        </a:ext>
                      </a:extLst>
                    </a:blip>
                    <a:stretch>
                      <a:fillRect/>
                    </a:stretch>
                  </pic:blipFill>
                  <pic:spPr>
                    <a:xfrm>
                      <a:off x="0" y="0"/>
                      <a:ext cx="4151255" cy="7488902"/>
                    </a:xfrm>
                    <a:prstGeom prst="rect">
                      <a:avLst/>
                    </a:prstGeom>
                  </pic:spPr>
                </pic:pic>
              </a:graphicData>
            </a:graphic>
          </wp:inline>
        </w:drawing>
      </w:r>
    </w:p>
    <w:p w:rsidR="002D7A86" w:rsidRDefault="002D7A86" w:rsidP="0056218A">
      <w:pPr>
        <w:rPr>
          <w:rFonts w:ascii="Calibri" w:hAnsi="Calibri"/>
          <w:sz w:val="32"/>
          <w:szCs w:val="32"/>
          <w:u w:val="single"/>
        </w:rPr>
      </w:pPr>
    </w:p>
    <w:p w:rsidR="00095E46" w:rsidRPr="00435B6C" w:rsidRDefault="00095E46" w:rsidP="0056218A">
      <w:pPr>
        <w:rPr>
          <w:rFonts w:ascii="Calibri" w:hAnsi="Calibri"/>
          <w:i/>
          <w:sz w:val="24"/>
          <w:szCs w:val="24"/>
          <w:u w:val="single"/>
        </w:rPr>
      </w:pPr>
      <w:r w:rsidRPr="00435B6C">
        <w:rPr>
          <w:rFonts w:ascii="Calibri" w:hAnsi="Calibri"/>
          <w:i/>
          <w:sz w:val="24"/>
          <w:szCs w:val="24"/>
          <w:u w:val="single"/>
        </w:rPr>
        <w:lastRenderedPageBreak/>
        <w:t>Use case: View Invoice</w:t>
      </w:r>
    </w:p>
    <w:p w:rsidR="00095E46" w:rsidRDefault="00095E46" w:rsidP="0056218A">
      <w:pPr>
        <w:rPr>
          <w:rFonts w:ascii="Calibri" w:hAnsi="Calibri"/>
          <w:sz w:val="24"/>
          <w:szCs w:val="24"/>
          <w:u w:val="single"/>
        </w:rPr>
      </w:pPr>
      <w:r>
        <w:rPr>
          <w:rFonts w:ascii="Calibri" w:hAnsi="Calibri"/>
          <w:noProof/>
          <w:sz w:val="24"/>
          <w:szCs w:val="24"/>
          <w:u w:val="single"/>
        </w:rPr>
        <w:drawing>
          <wp:inline distT="0" distB="0" distL="0" distR="0" wp14:anchorId="7A579D12" wp14:editId="0E31B081">
            <wp:extent cx="4532268" cy="78390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ewInvoice..JPG"/>
                    <pic:cNvPicPr/>
                  </pic:nvPicPr>
                  <pic:blipFill>
                    <a:blip r:embed="rId56">
                      <a:extLst>
                        <a:ext uri="{28A0092B-C50C-407E-A947-70E740481C1C}">
                          <a14:useLocalDpi xmlns:a14="http://schemas.microsoft.com/office/drawing/2010/main" val="0"/>
                        </a:ext>
                      </a:extLst>
                    </a:blip>
                    <a:stretch>
                      <a:fillRect/>
                    </a:stretch>
                  </pic:blipFill>
                  <pic:spPr>
                    <a:xfrm>
                      <a:off x="0" y="0"/>
                      <a:ext cx="4539668" cy="7851875"/>
                    </a:xfrm>
                    <a:prstGeom prst="rect">
                      <a:avLst/>
                    </a:prstGeom>
                  </pic:spPr>
                </pic:pic>
              </a:graphicData>
            </a:graphic>
          </wp:inline>
        </w:drawing>
      </w:r>
    </w:p>
    <w:p w:rsidR="00E75FFA" w:rsidRDefault="00E75FFA" w:rsidP="0056218A">
      <w:pPr>
        <w:rPr>
          <w:rFonts w:ascii="Calibri" w:hAnsi="Calibri"/>
          <w:sz w:val="24"/>
          <w:szCs w:val="24"/>
          <w:u w:val="single"/>
        </w:rPr>
      </w:pPr>
    </w:p>
    <w:p w:rsidR="00E75FFA" w:rsidRPr="00435B6C" w:rsidRDefault="00E75FFA" w:rsidP="0056218A">
      <w:pPr>
        <w:rPr>
          <w:rFonts w:ascii="Calibri" w:hAnsi="Calibri"/>
          <w:i/>
          <w:sz w:val="24"/>
          <w:szCs w:val="24"/>
          <w:u w:val="single"/>
        </w:rPr>
      </w:pPr>
      <w:r w:rsidRPr="00435B6C">
        <w:rPr>
          <w:rFonts w:ascii="Calibri" w:hAnsi="Calibri"/>
          <w:i/>
          <w:sz w:val="24"/>
          <w:szCs w:val="24"/>
          <w:u w:val="single"/>
        </w:rPr>
        <w:t>Use case: Update Invoice</w:t>
      </w:r>
    </w:p>
    <w:p w:rsidR="00E75FFA" w:rsidRDefault="00C31F31" w:rsidP="0056218A">
      <w:pPr>
        <w:rPr>
          <w:rFonts w:ascii="Calibri" w:hAnsi="Calibri"/>
          <w:sz w:val="24"/>
          <w:szCs w:val="24"/>
          <w:u w:val="single"/>
        </w:rPr>
      </w:pPr>
      <w:r>
        <w:rPr>
          <w:rFonts w:ascii="Calibri" w:hAnsi="Calibri"/>
          <w:noProof/>
          <w:sz w:val="24"/>
          <w:szCs w:val="24"/>
          <w:u w:val="single"/>
        </w:rPr>
        <w:drawing>
          <wp:inline distT="0" distB="0" distL="0" distR="0" wp14:anchorId="234D0D2C" wp14:editId="5DFF0F53">
            <wp:extent cx="3604566" cy="7734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pdateInvoice.JPG"/>
                    <pic:cNvPicPr/>
                  </pic:nvPicPr>
                  <pic:blipFill>
                    <a:blip r:embed="rId57">
                      <a:extLst>
                        <a:ext uri="{28A0092B-C50C-407E-A947-70E740481C1C}">
                          <a14:useLocalDpi xmlns:a14="http://schemas.microsoft.com/office/drawing/2010/main" val="0"/>
                        </a:ext>
                      </a:extLst>
                    </a:blip>
                    <a:stretch>
                      <a:fillRect/>
                    </a:stretch>
                  </pic:blipFill>
                  <pic:spPr>
                    <a:xfrm>
                      <a:off x="0" y="0"/>
                      <a:ext cx="3608978" cy="7743768"/>
                    </a:xfrm>
                    <a:prstGeom prst="rect">
                      <a:avLst/>
                    </a:prstGeom>
                  </pic:spPr>
                </pic:pic>
              </a:graphicData>
            </a:graphic>
          </wp:inline>
        </w:drawing>
      </w:r>
    </w:p>
    <w:p w:rsidR="00C57CA4" w:rsidRPr="00435B6C" w:rsidRDefault="00275957" w:rsidP="0056218A">
      <w:pPr>
        <w:rPr>
          <w:rFonts w:ascii="Calibri" w:hAnsi="Calibri"/>
          <w:i/>
          <w:sz w:val="24"/>
          <w:szCs w:val="24"/>
          <w:u w:val="single"/>
        </w:rPr>
      </w:pPr>
      <w:r w:rsidRPr="00435B6C">
        <w:rPr>
          <w:rFonts w:ascii="Calibri" w:hAnsi="Calibri"/>
          <w:i/>
          <w:sz w:val="24"/>
          <w:szCs w:val="24"/>
          <w:u w:val="single"/>
        </w:rPr>
        <w:lastRenderedPageBreak/>
        <w:t>Sequence Diagram: Billing</w:t>
      </w:r>
    </w:p>
    <w:p w:rsidR="00275957" w:rsidRPr="00275957" w:rsidRDefault="00856EDA" w:rsidP="0056218A">
      <w:pPr>
        <w:rPr>
          <w:rFonts w:ascii="Calibri" w:hAnsi="Calibri"/>
          <w:sz w:val="24"/>
          <w:szCs w:val="24"/>
          <w:u w:val="single"/>
        </w:rPr>
      </w:pPr>
      <w:r>
        <w:rPr>
          <w:rFonts w:ascii="Calibri" w:hAnsi="Calibri"/>
          <w:noProof/>
          <w:sz w:val="24"/>
          <w:szCs w:val="24"/>
          <w:u w:val="single"/>
        </w:rPr>
        <w:drawing>
          <wp:inline distT="0" distB="0" distL="0" distR="0" wp14:anchorId="1CFBC1CA" wp14:editId="014625AC">
            <wp:extent cx="5943600" cy="55289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lingSequenceDiagram.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5528945"/>
                    </a:xfrm>
                    <a:prstGeom prst="rect">
                      <a:avLst/>
                    </a:prstGeom>
                  </pic:spPr>
                </pic:pic>
              </a:graphicData>
            </a:graphic>
          </wp:inline>
        </w:drawing>
      </w:r>
    </w:p>
    <w:p w:rsidR="00C57CA4" w:rsidRDefault="00C57CA4" w:rsidP="0056218A">
      <w:pPr>
        <w:rPr>
          <w:rFonts w:ascii="Calibri" w:hAnsi="Calibri"/>
          <w:sz w:val="32"/>
          <w:szCs w:val="32"/>
          <w:u w:val="single"/>
        </w:rPr>
      </w:pPr>
    </w:p>
    <w:p w:rsidR="00C57CA4" w:rsidRDefault="00C57CA4" w:rsidP="0056218A">
      <w:pPr>
        <w:rPr>
          <w:rFonts w:ascii="Calibri" w:hAnsi="Calibri"/>
          <w:sz w:val="32"/>
          <w:szCs w:val="32"/>
          <w:u w:val="single"/>
        </w:rPr>
      </w:pPr>
    </w:p>
    <w:p w:rsidR="00C57CA4" w:rsidRDefault="00C57CA4" w:rsidP="0056218A">
      <w:pPr>
        <w:rPr>
          <w:rFonts w:ascii="Calibri" w:hAnsi="Calibri"/>
          <w:sz w:val="32"/>
          <w:szCs w:val="32"/>
          <w:u w:val="single"/>
        </w:rPr>
      </w:pPr>
    </w:p>
    <w:p w:rsidR="00C57CA4" w:rsidRDefault="00C57CA4" w:rsidP="0056218A">
      <w:pPr>
        <w:rPr>
          <w:rFonts w:ascii="Calibri" w:hAnsi="Calibri"/>
          <w:sz w:val="32"/>
          <w:szCs w:val="32"/>
          <w:u w:val="single"/>
        </w:rPr>
      </w:pPr>
    </w:p>
    <w:p w:rsidR="00C57CA4" w:rsidRDefault="00C57CA4" w:rsidP="0056218A">
      <w:pPr>
        <w:rPr>
          <w:rFonts w:ascii="Calibri" w:hAnsi="Calibri"/>
          <w:sz w:val="32"/>
          <w:szCs w:val="32"/>
          <w:u w:val="single"/>
        </w:rPr>
      </w:pPr>
    </w:p>
    <w:p w:rsidR="00C57CA4" w:rsidRDefault="00C57CA4" w:rsidP="0056218A">
      <w:pPr>
        <w:rPr>
          <w:rFonts w:ascii="Calibri" w:hAnsi="Calibri"/>
          <w:sz w:val="32"/>
          <w:szCs w:val="32"/>
          <w:u w:val="single"/>
        </w:rPr>
      </w:pPr>
    </w:p>
    <w:p w:rsidR="00C57CA4" w:rsidRDefault="00C57CA4" w:rsidP="0056218A">
      <w:pPr>
        <w:rPr>
          <w:rFonts w:ascii="Calibri" w:hAnsi="Calibri"/>
          <w:sz w:val="32"/>
          <w:szCs w:val="32"/>
          <w:u w:val="single"/>
        </w:rPr>
      </w:pPr>
    </w:p>
    <w:p w:rsidR="00C57CA4" w:rsidRDefault="00C57CA4" w:rsidP="0056218A">
      <w:pPr>
        <w:rPr>
          <w:rFonts w:ascii="Calibri" w:hAnsi="Calibri"/>
          <w:sz w:val="32"/>
          <w:szCs w:val="32"/>
          <w:u w:val="single"/>
        </w:rPr>
      </w:pPr>
    </w:p>
    <w:p w:rsidR="00C57CA4" w:rsidRDefault="00C57CA4" w:rsidP="0056218A">
      <w:pPr>
        <w:rPr>
          <w:rFonts w:ascii="Calibri" w:hAnsi="Calibri"/>
          <w:sz w:val="32"/>
          <w:szCs w:val="32"/>
          <w:u w:val="single"/>
        </w:rPr>
      </w:pPr>
    </w:p>
    <w:p w:rsidR="00435B6C" w:rsidRDefault="00435B6C" w:rsidP="0056218A">
      <w:pPr>
        <w:rPr>
          <w:rFonts w:ascii="Calibri" w:hAnsi="Calibri"/>
          <w:b/>
          <w:sz w:val="24"/>
          <w:szCs w:val="24"/>
          <w:u w:val="single"/>
        </w:rPr>
      </w:pPr>
    </w:p>
    <w:p w:rsidR="00C57CA4" w:rsidRPr="00435B6C" w:rsidRDefault="00C57CA4" w:rsidP="0056218A">
      <w:pPr>
        <w:rPr>
          <w:rFonts w:ascii="Calibri" w:hAnsi="Calibri"/>
          <w:b/>
          <w:i/>
          <w:sz w:val="24"/>
          <w:szCs w:val="24"/>
          <w:u w:val="single"/>
        </w:rPr>
      </w:pPr>
      <w:r w:rsidRPr="00435B6C">
        <w:rPr>
          <w:rFonts w:ascii="Calibri" w:hAnsi="Calibri"/>
          <w:b/>
          <w:i/>
          <w:sz w:val="24"/>
          <w:szCs w:val="24"/>
          <w:u w:val="single"/>
        </w:rPr>
        <w:lastRenderedPageBreak/>
        <w:t>Billing History Module</w:t>
      </w:r>
    </w:p>
    <w:p w:rsidR="00C31F31" w:rsidRDefault="00C31F31" w:rsidP="0056218A">
      <w:pPr>
        <w:rPr>
          <w:rFonts w:ascii="Calibri" w:hAnsi="Calibri"/>
          <w:sz w:val="24"/>
          <w:szCs w:val="24"/>
          <w:u w:val="single"/>
        </w:rPr>
      </w:pPr>
      <w:r>
        <w:rPr>
          <w:rFonts w:ascii="Calibri" w:hAnsi="Calibri"/>
          <w:sz w:val="24"/>
          <w:szCs w:val="24"/>
          <w:u w:val="single"/>
        </w:rPr>
        <w:t>Use case: Search an Invoice</w:t>
      </w:r>
    </w:p>
    <w:p w:rsidR="00C31F31" w:rsidRDefault="00C31F31" w:rsidP="0056218A">
      <w:pPr>
        <w:rPr>
          <w:rFonts w:ascii="Calibri" w:hAnsi="Calibri"/>
          <w:sz w:val="24"/>
          <w:szCs w:val="24"/>
          <w:u w:val="single"/>
        </w:rPr>
      </w:pPr>
      <w:r>
        <w:rPr>
          <w:rFonts w:ascii="Calibri" w:hAnsi="Calibri"/>
          <w:noProof/>
          <w:sz w:val="24"/>
          <w:szCs w:val="24"/>
          <w:u w:val="single"/>
        </w:rPr>
        <w:drawing>
          <wp:inline distT="0" distB="0" distL="0" distR="0" wp14:anchorId="7B1FEF4D" wp14:editId="132C698B">
            <wp:extent cx="3604031" cy="7696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archAnInvoice.JPG"/>
                    <pic:cNvPicPr/>
                  </pic:nvPicPr>
                  <pic:blipFill>
                    <a:blip r:embed="rId59">
                      <a:extLst>
                        <a:ext uri="{28A0092B-C50C-407E-A947-70E740481C1C}">
                          <a14:useLocalDpi xmlns:a14="http://schemas.microsoft.com/office/drawing/2010/main" val="0"/>
                        </a:ext>
                      </a:extLst>
                    </a:blip>
                    <a:stretch>
                      <a:fillRect/>
                    </a:stretch>
                  </pic:blipFill>
                  <pic:spPr>
                    <a:xfrm>
                      <a:off x="0" y="0"/>
                      <a:ext cx="3609284" cy="7707417"/>
                    </a:xfrm>
                    <a:prstGeom prst="rect">
                      <a:avLst/>
                    </a:prstGeom>
                  </pic:spPr>
                </pic:pic>
              </a:graphicData>
            </a:graphic>
          </wp:inline>
        </w:drawing>
      </w:r>
    </w:p>
    <w:p w:rsidR="002D7A86" w:rsidRDefault="002D7A86" w:rsidP="0056218A">
      <w:pPr>
        <w:rPr>
          <w:rFonts w:ascii="Calibri" w:hAnsi="Calibri"/>
          <w:sz w:val="32"/>
          <w:szCs w:val="32"/>
          <w:u w:val="single"/>
        </w:rPr>
      </w:pPr>
    </w:p>
    <w:p w:rsidR="00C31F31" w:rsidRDefault="00C31F31" w:rsidP="0056218A">
      <w:pPr>
        <w:rPr>
          <w:rFonts w:ascii="Calibri" w:hAnsi="Calibri"/>
          <w:sz w:val="24"/>
          <w:szCs w:val="24"/>
          <w:u w:val="single"/>
        </w:rPr>
      </w:pPr>
      <w:r>
        <w:rPr>
          <w:rFonts w:ascii="Calibri" w:hAnsi="Calibri"/>
          <w:sz w:val="24"/>
          <w:szCs w:val="24"/>
          <w:u w:val="single"/>
        </w:rPr>
        <w:t>Use case: View Payments Done</w:t>
      </w:r>
    </w:p>
    <w:p w:rsidR="002D7A86" w:rsidRPr="002B6D7C" w:rsidRDefault="00C31F31" w:rsidP="0056218A">
      <w:pPr>
        <w:rPr>
          <w:rFonts w:ascii="Calibri" w:hAnsi="Calibri"/>
          <w:sz w:val="24"/>
          <w:szCs w:val="24"/>
          <w:u w:val="single"/>
        </w:rPr>
      </w:pPr>
      <w:r>
        <w:rPr>
          <w:rFonts w:ascii="Calibri" w:hAnsi="Calibri"/>
          <w:noProof/>
          <w:sz w:val="24"/>
          <w:szCs w:val="24"/>
          <w:u w:val="single"/>
        </w:rPr>
        <w:drawing>
          <wp:inline distT="0" distB="0" distL="0" distR="0" wp14:anchorId="29D9AF39" wp14:editId="1F23DA40">
            <wp:extent cx="3580356" cy="7514401"/>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PaymentsDone.JPG"/>
                    <pic:cNvPicPr/>
                  </pic:nvPicPr>
                  <pic:blipFill>
                    <a:blip r:embed="rId60">
                      <a:extLst>
                        <a:ext uri="{28A0092B-C50C-407E-A947-70E740481C1C}">
                          <a14:useLocalDpi xmlns:a14="http://schemas.microsoft.com/office/drawing/2010/main" val="0"/>
                        </a:ext>
                      </a:extLst>
                    </a:blip>
                    <a:stretch>
                      <a:fillRect/>
                    </a:stretch>
                  </pic:blipFill>
                  <pic:spPr>
                    <a:xfrm>
                      <a:off x="0" y="0"/>
                      <a:ext cx="3590583" cy="7535865"/>
                    </a:xfrm>
                    <a:prstGeom prst="rect">
                      <a:avLst/>
                    </a:prstGeom>
                  </pic:spPr>
                </pic:pic>
              </a:graphicData>
            </a:graphic>
          </wp:inline>
        </w:drawing>
      </w:r>
    </w:p>
    <w:p w:rsidR="00C31F31" w:rsidRDefault="00C31F31" w:rsidP="0056218A">
      <w:pPr>
        <w:rPr>
          <w:rFonts w:ascii="Calibri" w:hAnsi="Calibri"/>
          <w:sz w:val="24"/>
          <w:szCs w:val="24"/>
          <w:u w:val="single"/>
        </w:rPr>
      </w:pPr>
    </w:p>
    <w:p w:rsidR="00C31F31" w:rsidRDefault="00C31F31" w:rsidP="0056218A">
      <w:pPr>
        <w:rPr>
          <w:rFonts w:ascii="Calibri" w:hAnsi="Calibri"/>
          <w:sz w:val="24"/>
          <w:szCs w:val="24"/>
          <w:u w:val="single"/>
        </w:rPr>
      </w:pPr>
      <w:r>
        <w:rPr>
          <w:rFonts w:ascii="Calibri" w:hAnsi="Calibri"/>
          <w:sz w:val="24"/>
          <w:szCs w:val="24"/>
          <w:u w:val="single"/>
        </w:rPr>
        <w:lastRenderedPageBreak/>
        <w:t>Use case: View Balance</w:t>
      </w:r>
    </w:p>
    <w:p w:rsidR="00C31F31" w:rsidRDefault="00C31F31" w:rsidP="0056218A">
      <w:pPr>
        <w:rPr>
          <w:rFonts w:ascii="Calibri" w:hAnsi="Calibri"/>
          <w:sz w:val="24"/>
          <w:szCs w:val="24"/>
          <w:u w:val="single"/>
        </w:rPr>
      </w:pPr>
    </w:p>
    <w:p w:rsidR="00C31F31" w:rsidRDefault="00C31F31" w:rsidP="0056218A">
      <w:pPr>
        <w:rPr>
          <w:rFonts w:ascii="Calibri" w:hAnsi="Calibri"/>
          <w:sz w:val="24"/>
          <w:szCs w:val="24"/>
          <w:u w:val="single"/>
        </w:rPr>
      </w:pPr>
      <w:r>
        <w:rPr>
          <w:rFonts w:ascii="Calibri" w:hAnsi="Calibri"/>
          <w:noProof/>
          <w:sz w:val="24"/>
          <w:szCs w:val="24"/>
          <w:u w:val="single"/>
        </w:rPr>
        <w:drawing>
          <wp:inline distT="0" distB="0" distL="0" distR="0" wp14:anchorId="3D789A19" wp14:editId="56BC8A8C">
            <wp:extent cx="4038600" cy="6010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iewBalance.JPG"/>
                    <pic:cNvPicPr/>
                  </pic:nvPicPr>
                  <pic:blipFill>
                    <a:blip r:embed="rId61">
                      <a:extLst>
                        <a:ext uri="{28A0092B-C50C-407E-A947-70E740481C1C}">
                          <a14:useLocalDpi xmlns:a14="http://schemas.microsoft.com/office/drawing/2010/main" val="0"/>
                        </a:ext>
                      </a:extLst>
                    </a:blip>
                    <a:stretch>
                      <a:fillRect/>
                    </a:stretch>
                  </pic:blipFill>
                  <pic:spPr>
                    <a:xfrm>
                      <a:off x="0" y="0"/>
                      <a:ext cx="4038600" cy="6010275"/>
                    </a:xfrm>
                    <a:prstGeom prst="rect">
                      <a:avLst/>
                    </a:prstGeom>
                  </pic:spPr>
                </pic:pic>
              </a:graphicData>
            </a:graphic>
          </wp:inline>
        </w:drawing>
      </w: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B6D7C" w:rsidRDefault="002B6D7C" w:rsidP="0056218A">
      <w:pPr>
        <w:rPr>
          <w:rFonts w:ascii="Calibri" w:hAnsi="Calibri"/>
          <w:sz w:val="24"/>
          <w:szCs w:val="24"/>
          <w:u w:val="single"/>
        </w:rPr>
      </w:pPr>
      <w:r>
        <w:rPr>
          <w:rFonts w:ascii="Calibri" w:hAnsi="Calibri"/>
          <w:sz w:val="24"/>
          <w:szCs w:val="24"/>
          <w:u w:val="single"/>
        </w:rPr>
        <w:lastRenderedPageBreak/>
        <w:t>Sequence Diagram: Billing History</w:t>
      </w:r>
    </w:p>
    <w:p w:rsidR="002B6D7C" w:rsidRDefault="00AB1A19" w:rsidP="0056218A">
      <w:pPr>
        <w:rPr>
          <w:rFonts w:ascii="Calibri" w:hAnsi="Calibri"/>
          <w:sz w:val="24"/>
          <w:szCs w:val="24"/>
          <w:u w:val="single"/>
        </w:rPr>
      </w:pPr>
      <w:r>
        <w:rPr>
          <w:rFonts w:ascii="Calibri" w:hAnsi="Calibri"/>
          <w:noProof/>
          <w:sz w:val="24"/>
          <w:szCs w:val="24"/>
          <w:u w:val="single"/>
        </w:rPr>
        <w:drawing>
          <wp:inline distT="0" distB="0" distL="0" distR="0" wp14:anchorId="1A1BF20E" wp14:editId="3D21CAB8">
            <wp:extent cx="5943600" cy="56857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HistorySequenceDiagram.JPG"/>
                    <pic:cNvPicPr/>
                  </pic:nvPicPr>
                  <pic:blipFill>
                    <a:blip r:embed="rId62">
                      <a:extLst>
                        <a:ext uri="{28A0092B-C50C-407E-A947-70E740481C1C}">
                          <a14:useLocalDpi xmlns:a14="http://schemas.microsoft.com/office/drawing/2010/main" val="0"/>
                        </a:ext>
                      </a:extLst>
                    </a:blip>
                    <a:stretch>
                      <a:fillRect/>
                    </a:stretch>
                  </pic:blipFill>
                  <pic:spPr>
                    <a:xfrm>
                      <a:off x="0" y="0"/>
                      <a:ext cx="5943600" cy="5685790"/>
                    </a:xfrm>
                    <a:prstGeom prst="rect">
                      <a:avLst/>
                    </a:prstGeom>
                  </pic:spPr>
                </pic:pic>
              </a:graphicData>
            </a:graphic>
          </wp:inline>
        </w:drawing>
      </w: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2D7A86" w:rsidRDefault="002D7A86" w:rsidP="0056218A">
      <w:pPr>
        <w:rPr>
          <w:rFonts w:ascii="Calibri" w:hAnsi="Calibri"/>
          <w:sz w:val="32"/>
          <w:szCs w:val="32"/>
          <w:u w:val="single"/>
        </w:rPr>
      </w:pPr>
    </w:p>
    <w:p w:rsidR="009F4F20" w:rsidRDefault="009F4F20" w:rsidP="0056218A">
      <w:pPr>
        <w:rPr>
          <w:rFonts w:ascii="Calibri" w:hAnsi="Calibri"/>
          <w:sz w:val="24"/>
          <w:szCs w:val="24"/>
          <w:u w:val="single"/>
        </w:rPr>
      </w:pPr>
    </w:p>
    <w:p w:rsidR="009F607C" w:rsidRPr="009F607C" w:rsidRDefault="00D1621B" w:rsidP="0056218A">
      <w:pPr>
        <w:rPr>
          <w:rFonts w:ascii="Calibri" w:hAnsi="Calibri"/>
          <w:b/>
          <w:sz w:val="24"/>
          <w:szCs w:val="24"/>
        </w:rPr>
      </w:pPr>
      <w:r w:rsidRPr="009F607C">
        <w:rPr>
          <w:rFonts w:ascii="Calibri" w:hAnsi="Calibri"/>
          <w:b/>
          <w:sz w:val="24"/>
          <w:szCs w:val="24"/>
          <w:u w:val="single"/>
        </w:rPr>
        <w:lastRenderedPageBreak/>
        <w:t xml:space="preserve">Contact Module </w:t>
      </w:r>
      <w:r w:rsidRPr="009F607C">
        <w:rPr>
          <w:rFonts w:ascii="Calibri" w:hAnsi="Calibri"/>
          <w:b/>
          <w:sz w:val="24"/>
          <w:szCs w:val="24"/>
        </w:rPr>
        <w:t xml:space="preserve">    </w:t>
      </w:r>
    </w:p>
    <w:p w:rsidR="009F607C" w:rsidRDefault="009F607C" w:rsidP="0056218A">
      <w:pPr>
        <w:rPr>
          <w:rFonts w:ascii="Calibri" w:hAnsi="Calibri"/>
          <w:sz w:val="24"/>
          <w:szCs w:val="24"/>
        </w:rPr>
      </w:pPr>
    </w:p>
    <w:p w:rsidR="00D1621B" w:rsidRDefault="00D1621B" w:rsidP="0056218A">
      <w:pPr>
        <w:rPr>
          <w:rFonts w:ascii="Calibri" w:hAnsi="Calibri"/>
          <w:sz w:val="24"/>
          <w:szCs w:val="24"/>
          <w:u w:val="single"/>
        </w:rPr>
      </w:pPr>
      <w:r>
        <w:rPr>
          <w:rFonts w:ascii="Calibri" w:hAnsi="Calibri"/>
          <w:sz w:val="24"/>
          <w:szCs w:val="24"/>
        </w:rPr>
        <w:t xml:space="preserve">Use case # 1 </w:t>
      </w:r>
      <w:r>
        <w:rPr>
          <w:rFonts w:ascii="Calibri" w:hAnsi="Calibri"/>
          <w:sz w:val="24"/>
          <w:szCs w:val="24"/>
          <w:u w:val="single"/>
        </w:rPr>
        <w:t>“Post a question”</w:t>
      </w:r>
    </w:p>
    <w:p w:rsidR="00D1621B" w:rsidRDefault="00D1621B" w:rsidP="0056218A">
      <w:pPr>
        <w:rPr>
          <w:rFonts w:ascii="Calibri" w:hAnsi="Calibri"/>
          <w:sz w:val="24"/>
          <w:szCs w:val="24"/>
          <w:u w:val="single"/>
        </w:rPr>
      </w:pPr>
    </w:p>
    <w:p w:rsidR="00D1621B" w:rsidRDefault="00D1621B" w:rsidP="0056218A">
      <w:pPr>
        <w:rPr>
          <w:rFonts w:ascii="Calibri" w:hAnsi="Calibri"/>
          <w:sz w:val="24"/>
          <w:szCs w:val="24"/>
          <w:u w:val="single"/>
        </w:rPr>
      </w:pPr>
    </w:p>
    <w:p w:rsidR="009F4F20" w:rsidRDefault="009F4F20" w:rsidP="0056218A">
      <w:pPr>
        <w:rPr>
          <w:rFonts w:ascii="Calibri" w:hAnsi="Calibri"/>
          <w:sz w:val="24"/>
          <w:szCs w:val="24"/>
          <w:u w:val="single"/>
        </w:rPr>
      </w:pPr>
    </w:p>
    <w:p w:rsidR="009F4F20" w:rsidRDefault="009F4F20" w:rsidP="0056218A">
      <w:pPr>
        <w:rPr>
          <w:rFonts w:ascii="Calibri" w:hAnsi="Calibri"/>
          <w:sz w:val="24"/>
          <w:szCs w:val="24"/>
        </w:rPr>
      </w:pPr>
    </w:p>
    <w:p w:rsidR="009F4F20" w:rsidRDefault="009F4F20" w:rsidP="0056218A">
      <w:pPr>
        <w:rPr>
          <w:rFonts w:ascii="Calibri" w:hAnsi="Calibri"/>
          <w:noProof/>
          <w:sz w:val="24"/>
          <w:szCs w:val="24"/>
        </w:rPr>
      </w:pPr>
    </w:p>
    <w:p w:rsidR="009F4F20" w:rsidRDefault="009F4F20" w:rsidP="0056218A">
      <w:pPr>
        <w:rPr>
          <w:rFonts w:ascii="Calibri" w:hAnsi="Calibri"/>
          <w:sz w:val="24"/>
          <w:szCs w:val="24"/>
        </w:rPr>
      </w:pPr>
      <w:r w:rsidRPr="00B10775">
        <w:rPr>
          <w:rFonts w:ascii="Calibri" w:hAnsi="Calibri"/>
          <w:noProof/>
          <w:sz w:val="24"/>
          <w:szCs w:val="24"/>
        </w:rPr>
        <w:drawing>
          <wp:inline distT="0" distB="0" distL="0" distR="0" wp14:anchorId="546AC132" wp14:editId="1E827887">
            <wp:extent cx="5124450" cy="3561477"/>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8839" cy="3592327"/>
                    </a:xfrm>
                    <a:prstGeom prst="rect">
                      <a:avLst/>
                    </a:prstGeom>
                    <a:noFill/>
                    <a:ln>
                      <a:noFill/>
                    </a:ln>
                  </pic:spPr>
                </pic:pic>
              </a:graphicData>
            </a:graphic>
          </wp:inline>
        </w:drawing>
      </w:r>
    </w:p>
    <w:p w:rsidR="00EE3272" w:rsidRPr="00EE3272" w:rsidRDefault="00EE3272" w:rsidP="0056218A">
      <w:pPr>
        <w:rPr>
          <w:rFonts w:ascii="Calibri" w:hAnsi="Calibri"/>
          <w:sz w:val="24"/>
          <w:szCs w:val="24"/>
        </w:rPr>
      </w:pPr>
      <w:r>
        <w:rPr>
          <w:rFonts w:ascii="Calibri" w:hAnsi="Calibri"/>
          <w:sz w:val="24"/>
          <w:szCs w:val="24"/>
        </w:rPr>
        <w:t>This sequence diagram shows pretty much what the activity diagrams shows. The user submits data to website it could be successful, or it can fail with an input error message returned.  If successful the user will attempt to post question which can be a success or a failure at the accounts component. If successful the thread will the question will be store in the database.</w:t>
      </w:r>
    </w:p>
    <w:p w:rsidR="008933AF" w:rsidRDefault="008933AF" w:rsidP="0056218A">
      <w:pPr>
        <w:rPr>
          <w:rFonts w:ascii="Calibri" w:hAnsi="Calibri"/>
          <w:sz w:val="24"/>
          <w:szCs w:val="24"/>
          <w:u w:val="single"/>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D1621B" w:rsidRDefault="00D1621B" w:rsidP="0056218A">
      <w:pPr>
        <w:rPr>
          <w:rFonts w:ascii="Calibri" w:hAnsi="Calibri"/>
          <w:sz w:val="24"/>
          <w:szCs w:val="24"/>
          <w:u w:val="single"/>
        </w:rPr>
      </w:pPr>
      <w:r>
        <w:rPr>
          <w:rFonts w:ascii="Calibri" w:hAnsi="Calibri"/>
          <w:sz w:val="24"/>
          <w:szCs w:val="24"/>
        </w:rPr>
        <w:t xml:space="preserve">Use case # 2 </w:t>
      </w:r>
      <w:r>
        <w:rPr>
          <w:rFonts w:ascii="Calibri" w:hAnsi="Calibri"/>
          <w:sz w:val="24"/>
          <w:szCs w:val="24"/>
          <w:u w:val="single"/>
        </w:rPr>
        <w:t>“View previous communication”</w:t>
      </w:r>
    </w:p>
    <w:p w:rsidR="00D1621B" w:rsidRDefault="00D1621B" w:rsidP="0056218A">
      <w:pPr>
        <w:rPr>
          <w:rFonts w:ascii="Calibri" w:hAnsi="Calibri"/>
          <w:sz w:val="24"/>
          <w:szCs w:val="24"/>
          <w:u w:val="single"/>
        </w:rPr>
      </w:pPr>
    </w:p>
    <w:p w:rsidR="00D1621B" w:rsidRDefault="00D1621B" w:rsidP="0056218A">
      <w:pPr>
        <w:rPr>
          <w:rFonts w:ascii="Calibri" w:hAnsi="Calibri"/>
          <w:sz w:val="24"/>
          <w:szCs w:val="24"/>
          <w:u w:val="single"/>
        </w:rPr>
      </w:pPr>
    </w:p>
    <w:p w:rsidR="001A2715" w:rsidRDefault="008933AF" w:rsidP="0056218A">
      <w:pPr>
        <w:rPr>
          <w:rFonts w:ascii="Calibri" w:hAnsi="Calibri"/>
          <w:sz w:val="24"/>
          <w:szCs w:val="24"/>
          <w:u w:val="single"/>
        </w:rPr>
      </w:pPr>
      <w:r w:rsidRPr="008933AF">
        <w:rPr>
          <w:rFonts w:ascii="Calibri" w:hAnsi="Calibri"/>
          <w:noProof/>
          <w:sz w:val="24"/>
          <w:szCs w:val="24"/>
        </w:rPr>
        <w:drawing>
          <wp:inline distT="0" distB="0" distL="0" distR="0" wp14:anchorId="0E5692F6" wp14:editId="2A509886">
            <wp:extent cx="4981575" cy="316547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6168" cy="3193811"/>
                    </a:xfrm>
                    <a:prstGeom prst="rect">
                      <a:avLst/>
                    </a:prstGeom>
                    <a:noFill/>
                    <a:ln>
                      <a:noFill/>
                    </a:ln>
                  </pic:spPr>
                </pic:pic>
              </a:graphicData>
            </a:graphic>
          </wp:inline>
        </w:drawing>
      </w:r>
    </w:p>
    <w:p w:rsidR="00EE3272" w:rsidRDefault="00EE3272" w:rsidP="0056218A">
      <w:pPr>
        <w:rPr>
          <w:rFonts w:ascii="Calibri" w:hAnsi="Calibri"/>
          <w:sz w:val="24"/>
          <w:szCs w:val="24"/>
          <w:u w:val="single"/>
        </w:rPr>
      </w:pPr>
    </w:p>
    <w:p w:rsidR="00EE3272" w:rsidRDefault="00EE3272" w:rsidP="0056218A">
      <w:pPr>
        <w:rPr>
          <w:rFonts w:ascii="Calibri" w:hAnsi="Calibri"/>
          <w:sz w:val="24"/>
          <w:szCs w:val="24"/>
        </w:rPr>
      </w:pPr>
      <w:r>
        <w:rPr>
          <w:rFonts w:ascii="Calibri" w:hAnsi="Calibri"/>
          <w:sz w:val="24"/>
          <w:szCs w:val="24"/>
        </w:rPr>
        <w:t>This sequence diagram shows the view previous communication of the contact module. Here no input is required, the user must only select to view “All previous communication” link from the website. The system will then retrieve and displays all previous threads from the database. User will then be redirected to the appropriate page.</w:t>
      </w:r>
    </w:p>
    <w:p w:rsidR="00EE3272" w:rsidRDefault="00EE3272"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9F607C" w:rsidRDefault="009F607C" w:rsidP="0056218A">
      <w:pPr>
        <w:rPr>
          <w:rFonts w:ascii="Calibri" w:hAnsi="Calibri"/>
          <w:sz w:val="24"/>
          <w:szCs w:val="24"/>
        </w:rPr>
      </w:pPr>
    </w:p>
    <w:p w:rsidR="001A2715" w:rsidRDefault="008933AF" w:rsidP="0056218A">
      <w:pPr>
        <w:rPr>
          <w:rFonts w:ascii="Calibri" w:hAnsi="Calibri"/>
          <w:sz w:val="24"/>
          <w:szCs w:val="24"/>
          <w:u w:val="single"/>
        </w:rPr>
      </w:pPr>
      <w:r>
        <w:rPr>
          <w:rFonts w:ascii="Calibri" w:hAnsi="Calibri"/>
          <w:sz w:val="24"/>
          <w:szCs w:val="24"/>
        </w:rPr>
        <w:t xml:space="preserve">Use case # 3 </w:t>
      </w:r>
      <w:r>
        <w:rPr>
          <w:rFonts w:ascii="Calibri" w:hAnsi="Calibri"/>
          <w:sz w:val="24"/>
          <w:szCs w:val="24"/>
          <w:u w:val="single"/>
        </w:rPr>
        <w:t>“Answer Questions”</w:t>
      </w:r>
    </w:p>
    <w:p w:rsidR="008933AF" w:rsidRDefault="008933AF" w:rsidP="0056218A">
      <w:pPr>
        <w:rPr>
          <w:rFonts w:ascii="Calibri" w:hAnsi="Calibri"/>
          <w:sz w:val="24"/>
          <w:szCs w:val="24"/>
          <w:u w:val="single"/>
        </w:rPr>
      </w:pPr>
    </w:p>
    <w:p w:rsidR="008933AF" w:rsidRDefault="008B2ECF" w:rsidP="0056218A">
      <w:r>
        <w:rPr>
          <w:noProof/>
        </w:rPr>
        <w:drawing>
          <wp:inline distT="0" distB="0" distL="0" distR="0" wp14:anchorId="70F80626" wp14:editId="7610C5DB">
            <wp:extent cx="5111471" cy="3162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9675" cy="3192122"/>
                    </a:xfrm>
                    <a:prstGeom prst="rect">
                      <a:avLst/>
                    </a:prstGeom>
                    <a:noFill/>
                    <a:ln>
                      <a:noFill/>
                    </a:ln>
                  </pic:spPr>
                </pic:pic>
              </a:graphicData>
            </a:graphic>
          </wp:inline>
        </w:drawing>
      </w:r>
    </w:p>
    <w:p w:rsidR="0060151F" w:rsidRDefault="0060151F" w:rsidP="0056218A"/>
    <w:p w:rsidR="00D1621B" w:rsidRDefault="00D1621B" w:rsidP="0056218A"/>
    <w:p w:rsidR="00D1621B" w:rsidRDefault="00D1621B" w:rsidP="0056218A"/>
    <w:p w:rsidR="00D607E5" w:rsidRDefault="00EE3272" w:rsidP="0056218A">
      <w:pPr>
        <w:rPr>
          <w:rFonts w:ascii="Calibri" w:hAnsi="Calibri"/>
          <w:sz w:val="24"/>
          <w:szCs w:val="24"/>
        </w:rPr>
      </w:pPr>
      <w:r>
        <w:rPr>
          <w:rFonts w:ascii="Calibri" w:hAnsi="Calibri"/>
          <w:sz w:val="24"/>
          <w:szCs w:val="24"/>
        </w:rPr>
        <w:t xml:space="preserve">This sequence diagram shows the answer questions use case of the contact module. The system will validate admins input at </w:t>
      </w:r>
      <w:proofErr w:type="spellStart"/>
      <w:r>
        <w:rPr>
          <w:rFonts w:ascii="Calibri" w:hAnsi="Calibri"/>
          <w:sz w:val="24"/>
          <w:szCs w:val="24"/>
        </w:rPr>
        <w:t>clien</w:t>
      </w:r>
      <w:proofErr w:type="spellEnd"/>
      <w:r>
        <w:rPr>
          <w:rFonts w:ascii="Calibri" w:hAnsi="Calibri"/>
          <w:sz w:val="24"/>
          <w:szCs w:val="24"/>
        </w:rPr>
        <w:t xml:space="preserve"> level. There is no check for failure. The system </w:t>
      </w:r>
      <w:r w:rsidR="00D607E5">
        <w:rPr>
          <w:rFonts w:ascii="Calibri" w:hAnsi="Calibri"/>
          <w:sz w:val="24"/>
          <w:szCs w:val="24"/>
        </w:rPr>
        <w:t>creates a replay within the user’s questions. The system will then store the replies made.</w:t>
      </w:r>
    </w:p>
    <w:p w:rsidR="00EE3272" w:rsidRDefault="00EE3272" w:rsidP="0056218A"/>
    <w:p w:rsidR="00D1621B" w:rsidRDefault="00D1621B" w:rsidP="0056218A"/>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D1621B" w:rsidP="0056218A">
      <w:pPr>
        <w:rPr>
          <w:rFonts w:ascii="Calibri" w:hAnsi="Calibri"/>
          <w:sz w:val="24"/>
          <w:szCs w:val="24"/>
        </w:rPr>
      </w:pPr>
      <w:r w:rsidRPr="005E49BD">
        <w:rPr>
          <w:rFonts w:ascii="Calibri" w:hAnsi="Calibri"/>
          <w:b/>
          <w:sz w:val="24"/>
          <w:szCs w:val="24"/>
          <w:u w:val="single"/>
        </w:rPr>
        <w:t>Support Module</w:t>
      </w:r>
      <w:r>
        <w:rPr>
          <w:rFonts w:ascii="Calibri" w:hAnsi="Calibri"/>
          <w:sz w:val="24"/>
          <w:szCs w:val="24"/>
          <w:u w:val="single"/>
        </w:rPr>
        <w:t xml:space="preserve"> </w:t>
      </w:r>
      <w:r w:rsidRPr="008949EC">
        <w:rPr>
          <w:rFonts w:ascii="Calibri" w:hAnsi="Calibri"/>
          <w:sz w:val="24"/>
          <w:szCs w:val="24"/>
        </w:rPr>
        <w:t xml:space="preserve">      </w:t>
      </w:r>
    </w:p>
    <w:p w:rsidR="005E49BD" w:rsidRDefault="005E49BD" w:rsidP="0056218A">
      <w:pPr>
        <w:rPr>
          <w:rFonts w:ascii="Calibri" w:hAnsi="Calibri"/>
          <w:sz w:val="24"/>
          <w:szCs w:val="24"/>
        </w:rPr>
      </w:pPr>
    </w:p>
    <w:p w:rsidR="00D1621B" w:rsidRDefault="00D1621B" w:rsidP="0056218A">
      <w:pPr>
        <w:rPr>
          <w:rFonts w:ascii="Calibri" w:hAnsi="Calibri"/>
          <w:sz w:val="24"/>
          <w:szCs w:val="24"/>
          <w:u w:val="single"/>
        </w:rPr>
      </w:pPr>
      <w:r>
        <w:rPr>
          <w:rFonts w:ascii="Calibri" w:hAnsi="Calibri"/>
          <w:sz w:val="24"/>
          <w:szCs w:val="24"/>
        </w:rPr>
        <w:t xml:space="preserve">Use case # 1 </w:t>
      </w:r>
      <w:r>
        <w:rPr>
          <w:rFonts w:ascii="Calibri" w:hAnsi="Calibri"/>
          <w:sz w:val="24"/>
          <w:szCs w:val="24"/>
          <w:u w:val="single"/>
        </w:rPr>
        <w:t>“Create thread for question”</w:t>
      </w:r>
    </w:p>
    <w:p w:rsidR="00D1621B" w:rsidRDefault="00D1621B" w:rsidP="0056218A"/>
    <w:p w:rsidR="00D1621B" w:rsidRDefault="00D1621B" w:rsidP="0056218A"/>
    <w:p w:rsidR="00D1621B" w:rsidRDefault="00D1621B" w:rsidP="0056218A">
      <w:r>
        <w:rPr>
          <w:noProof/>
        </w:rPr>
        <w:drawing>
          <wp:inline distT="0" distB="0" distL="0" distR="0" wp14:anchorId="7C834BAE" wp14:editId="53FB4C6B">
            <wp:extent cx="5412002" cy="3467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31762" cy="3479759"/>
                    </a:xfrm>
                    <a:prstGeom prst="rect">
                      <a:avLst/>
                    </a:prstGeom>
                    <a:noFill/>
                    <a:ln>
                      <a:noFill/>
                    </a:ln>
                  </pic:spPr>
                </pic:pic>
              </a:graphicData>
            </a:graphic>
          </wp:inline>
        </w:drawing>
      </w:r>
    </w:p>
    <w:p w:rsidR="00D607E5" w:rsidRDefault="00D607E5" w:rsidP="0056218A">
      <w:pPr>
        <w:rPr>
          <w:rFonts w:ascii="Calibri" w:hAnsi="Calibri"/>
          <w:sz w:val="24"/>
          <w:szCs w:val="24"/>
          <w:u w:val="single"/>
        </w:rPr>
      </w:pPr>
    </w:p>
    <w:p w:rsidR="00D607E5" w:rsidRDefault="00D607E5" w:rsidP="0056218A">
      <w:pPr>
        <w:rPr>
          <w:rFonts w:ascii="Calibri" w:hAnsi="Calibri"/>
          <w:sz w:val="24"/>
          <w:szCs w:val="24"/>
          <w:u w:val="single"/>
        </w:rPr>
      </w:pPr>
      <w:r>
        <w:rPr>
          <w:rFonts w:ascii="Calibri" w:hAnsi="Calibri"/>
          <w:sz w:val="24"/>
          <w:szCs w:val="24"/>
        </w:rPr>
        <w:t>This sequence diagram shows create a thread for questions or comments in the support section. User submits data, if failed message on input error will be returned. If successful user may process to create a thread for questions or comments on website level. New thread is then stores in the database,</w:t>
      </w:r>
    </w:p>
    <w:p w:rsidR="00D607E5" w:rsidRDefault="00D607E5"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5E49BD" w:rsidRDefault="005E49BD" w:rsidP="0056218A">
      <w:pPr>
        <w:rPr>
          <w:rFonts w:ascii="Calibri" w:hAnsi="Calibri"/>
          <w:sz w:val="24"/>
          <w:szCs w:val="24"/>
          <w:u w:val="single"/>
        </w:rPr>
      </w:pPr>
    </w:p>
    <w:p w:rsidR="003F3712" w:rsidRDefault="003F3712" w:rsidP="0056218A">
      <w:pPr>
        <w:rPr>
          <w:rFonts w:ascii="Calibri" w:hAnsi="Calibri"/>
          <w:sz w:val="24"/>
          <w:szCs w:val="24"/>
          <w:u w:val="single"/>
        </w:rPr>
      </w:pPr>
      <w:r>
        <w:rPr>
          <w:rFonts w:ascii="Calibri" w:hAnsi="Calibri"/>
          <w:sz w:val="24"/>
          <w:szCs w:val="24"/>
        </w:rPr>
        <w:t xml:space="preserve">Use case # 2 </w:t>
      </w:r>
      <w:r>
        <w:rPr>
          <w:rFonts w:ascii="Calibri" w:hAnsi="Calibri"/>
          <w:sz w:val="24"/>
          <w:szCs w:val="24"/>
          <w:u w:val="single"/>
        </w:rPr>
        <w:t>“Contribute to posts”</w:t>
      </w:r>
    </w:p>
    <w:p w:rsidR="00D1621B" w:rsidRDefault="00D1621B" w:rsidP="0056218A"/>
    <w:p w:rsidR="00D1621B" w:rsidRDefault="00D1621B" w:rsidP="0056218A"/>
    <w:p w:rsidR="00D1621B" w:rsidRDefault="003F3712" w:rsidP="0056218A">
      <w:r>
        <w:rPr>
          <w:noProof/>
        </w:rPr>
        <w:drawing>
          <wp:inline distT="0" distB="0" distL="0" distR="0" wp14:anchorId="6AAF8899" wp14:editId="6B184CB7">
            <wp:extent cx="5095875" cy="3161030"/>
            <wp:effectExtent l="0" t="0" r="952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40928" cy="3188977"/>
                    </a:xfrm>
                    <a:prstGeom prst="rect">
                      <a:avLst/>
                    </a:prstGeom>
                    <a:noFill/>
                    <a:ln>
                      <a:noFill/>
                    </a:ln>
                  </pic:spPr>
                </pic:pic>
              </a:graphicData>
            </a:graphic>
          </wp:inline>
        </w:drawing>
      </w:r>
    </w:p>
    <w:p w:rsidR="003F3712" w:rsidRDefault="003F3712" w:rsidP="0056218A"/>
    <w:p w:rsidR="003F3712" w:rsidRDefault="003F3712" w:rsidP="0056218A"/>
    <w:p w:rsidR="003F3712" w:rsidRDefault="00D607E5" w:rsidP="0056218A">
      <w:r>
        <w:rPr>
          <w:rFonts w:ascii="Calibri" w:hAnsi="Calibri"/>
          <w:sz w:val="24"/>
          <w:szCs w:val="24"/>
        </w:rPr>
        <w:t xml:space="preserve">This sequence diagram shows Contribute to posts use case of the support module. The user or admit submits data. No failure checks are done in this use case. The system posts the </w:t>
      </w:r>
      <w:proofErr w:type="spellStart"/>
      <w:r>
        <w:rPr>
          <w:rFonts w:ascii="Calibri" w:hAnsi="Calibri"/>
          <w:sz w:val="24"/>
          <w:szCs w:val="24"/>
        </w:rPr>
        <w:t>the</w:t>
      </w:r>
      <w:proofErr w:type="spellEnd"/>
      <w:r>
        <w:rPr>
          <w:rFonts w:ascii="Calibri" w:hAnsi="Calibri"/>
          <w:sz w:val="24"/>
          <w:szCs w:val="24"/>
        </w:rPr>
        <w:t xml:space="preserve"> comments at the website level. Nothing is stored in the database.</w:t>
      </w:r>
    </w:p>
    <w:p w:rsidR="003F3712" w:rsidRDefault="003F3712" w:rsidP="0056218A"/>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5E49BD" w:rsidRDefault="005E49BD" w:rsidP="0056218A">
      <w:pPr>
        <w:rPr>
          <w:rFonts w:ascii="Calibri" w:hAnsi="Calibri"/>
          <w:sz w:val="24"/>
          <w:szCs w:val="24"/>
        </w:rPr>
      </w:pPr>
    </w:p>
    <w:p w:rsidR="003F3712" w:rsidRDefault="003F3712" w:rsidP="0056218A">
      <w:pPr>
        <w:rPr>
          <w:rFonts w:ascii="Calibri" w:hAnsi="Calibri"/>
          <w:sz w:val="24"/>
          <w:szCs w:val="24"/>
          <w:u w:val="single"/>
        </w:rPr>
      </w:pPr>
      <w:r>
        <w:rPr>
          <w:rFonts w:ascii="Calibri" w:hAnsi="Calibri"/>
          <w:sz w:val="24"/>
          <w:szCs w:val="24"/>
        </w:rPr>
        <w:t xml:space="preserve">Use case # 3 </w:t>
      </w:r>
      <w:r>
        <w:rPr>
          <w:rFonts w:ascii="Calibri" w:hAnsi="Calibri"/>
          <w:sz w:val="24"/>
          <w:szCs w:val="24"/>
          <w:u w:val="single"/>
        </w:rPr>
        <w:t>“Modify threads”</w:t>
      </w:r>
    </w:p>
    <w:p w:rsidR="003F3712" w:rsidRDefault="003F3712" w:rsidP="0056218A">
      <w:pPr>
        <w:rPr>
          <w:rFonts w:ascii="Calibri" w:hAnsi="Calibri"/>
          <w:sz w:val="24"/>
          <w:szCs w:val="24"/>
          <w:u w:val="single"/>
        </w:rPr>
      </w:pPr>
    </w:p>
    <w:p w:rsidR="003F3712" w:rsidRDefault="00436E29" w:rsidP="0056218A">
      <w:pPr>
        <w:rPr>
          <w:rFonts w:ascii="Calibri" w:hAnsi="Calibri"/>
          <w:sz w:val="24"/>
          <w:szCs w:val="24"/>
          <w:u w:val="single"/>
        </w:rPr>
      </w:pPr>
      <w:r w:rsidRPr="00436E29">
        <w:rPr>
          <w:rFonts w:ascii="Calibri" w:hAnsi="Calibri"/>
          <w:noProof/>
          <w:sz w:val="24"/>
          <w:szCs w:val="24"/>
        </w:rPr>
        <w:drawing>
          <wp:inline distT="0" distB="0" distL="0" distR="0" wp14:anchorId="1E440158" wp14:editId="31F43FFF">
            <wp:extent cx="5257800" cy="36283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88447" cy="3649539"/>
                    </a:xfrm>
                    <a:prstGeom prst="rect">
                      <a:avLst/>
                    </a:prstGeom>
                    <a:noFill/>
                    <a:ln>
                      <a:noFill/>
                    </a:ln>
                  </pic:spPr>
                </pic:pic>
              </a:graphicData>
            </a:graphic>
          </wp:inline>
        </w:drawing>
      </w:r>
    </w:p>
    <w:p w:rsidR="00D607E5" w:rsidRPr="00D607E5" w:rsidRDefault="00D607E5" w:rsidP="0056218A">
      <w:pPr>
        <w:rPr>
          <w:rFonts w:ascii="Calibri" w:hAnsi="Calibri"/>
          <w:sz w:val="24"/>
          <w:szCs w:val="24"/>
        </w:rPr>
      </w:pPr>
      <w:r>
        <w:rPr>
          <w:rFonts w:ascii="Calibri" w:hAnsi="Calibri"/>
          <w:sz w:val="24"/>
          <w:szCs w:val="24"/>
        </w:rPr>
        <w:t>This sequence diagram shows the use case which grants the admins the ability to modify threads, this use case belongs to the support module. No input is necessary here, admin will attempt to edit threads or posts at website level. It will always be successful. System will then update the thread or post and display the newly modified one, user will be redirected to the appropriate page.</w:t>
      </w:r>
    </w:p>
    <w:p w:rsidR="0064391B" w:rsidRDefault="0064391B" w:rsidP="0056218A">
      <w:pPr>
        <w:pStyle w:val="Heading2"/>
        <w:spacing w:after="0"/>
        <w:rPr>
          <w:rFonts w:ascii="Calibri" w:hAnsi="Calibri"/>
          <w:u w:val="single"/>
        </w:rPr>
      </w:pPr>
      <w:bookmarkStart w:id="20" w:name="_Toc409876899"/>
      <w:r w:rsidRPr="0064391B">
        <w:rPr>
          <w:rFonts w:ascii="Calibri" w:hAnsi="Calibri"/>
          <w:u w:val="single"/>
        </w:rPr>
        <w:t>Domain Analysis</w:t>
      </w:r>
      <w:bookmarkEnd w:id="20"/>
    </w:p>
    <w:p w:rsidR="0064391B" w:rsidRPr="0064391B" w:rsidRDefault="0064391B" w:rsidP="0056218A"/>
    <w:p w:rsidR="0064391B" w:rsidRPr="0064391B" w:rsidRDefault="0064391B" w:rsidP="0056218A">
      <w:pPr>
        <w:rPr>
          <w:rFonts w:ascii="Calibri" w:hAnsi="Calibri"/>
          <w:sz w:val="24"/>
          <w:szCs w:val="24"/>
          <w:u w:val="single"/>
        </w:rPr>
      </w:pPr>
      <w:r w:rsidRPr="0064391B">
        <w:rPr>
          <w:rFonts w:ascii="Calibri" w:hAnsi="Calibri"/>
          <w:sz w:val="24"/>
          <w:szCs w:val="24"/>
          <w:u w:val="single"/>
        </w:rPr>
        <w:t>Main entities for contact module</w:t>
      </w:r>
    </w:p>
    <w:p w:rsidR="0064391B" w:rsidRDefault="0064391B" w:rsidP="0056218A">
      <w:pPr>
        <w:rPr>
          <w:sz w:val="24"/>
          <w:szCs w:val="24"/>
          <w:u w:val="single"/>
        </w:rPr>
      </w:pPr>
    </w:p>
    <w:p w:rsidR="0064391B" w:rsidRDefault="00246436" w:rsidP="0056218A">
      <w:pPr>
        <w:rPr>
          <w:sz w:val="24"/>
          <w:szCs w:val="24"/>
          <w:u w:val="single"/>
        </w:rPr>
      </w:pPr>
      <w:r w:rsidRPr="00246436">
        <w:rPr>
          <w:noProof/>
          <w:sz w:val="24"/>
          <w:szCs w:val="24"/>
        </w:rPr>
        <w:drawing>
          <wp:inline distT="0" distB="0" distL="0" distR="0" wp14:anchorId="0247E7DE" wp14:editId="1B96D50A">
            <wp:extent cx="5114925" cy="1504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4925" cy="1504950"/>
                    </a:xfrm>
                    <a:prstGeom prst="rect">
                      <a:avLst/>
                    </a:prstGeom>
                    <a:noFill/>
                    <a:ln>
                      <a:noFill/>
                    </a:ln>
                  </pic:spPr>
                </pic:pic>
              </a:graphicData>
            </a:graphic>
          </wp:inline>
        </w:drawing>
      </w:r>
    </w:p>
    <w:p w:rsidR="00246436" w:rsidRDefault="00246436" w:rsidP="0056218A">
      <w:pPr>
        <w:rPr>
          <w:sz w:val="24"/>
          <w:szCs w:val="24"/>
          <w:u w:val="single"/>
        </w:rPr>
      </w:pPr>
    </w:p>
    <w:p w:rsidR="0064391B" w:rsidRPr="0064391B" w:rsidRDefault="0064391B" w:rsidP="0056218A">
      <w:pPr>
        <w:rPr>
          <w:rFonts w:ascii="Calibri" w:hAnsi="Calibri"/>
          <w:sz w:val="24"/>
          <w:szCs w:val="24"/>
        </w:rPr>
      </w:pPr>
      <w:r w:rsidRPr="0064391B">
        <w:rPr>
          <w:rFonts w:ascii="Calibri" w:hAnsi="Calibri"/>
          <w:b/>
          <w:sz w:val="24"/>
          <w:szCs w:val="24"/>
        </w:rPr>
        <w:t>User</w:t>
      </w:r>
      <w:r w:rsidR="00246436">
        <w:rPr>
          <w:rFonts w:ascii="Calibri" w:hAnsi="Calibri"/>
          <w:sz w:val="24"/>
          <w:szCs w:val="24"/>
        </w:rPr>
        <w:t>/</w:t>
      </w:r>
      <w:r w:rsidRPr="0064391B">
        <w:rPr>
          <w:rFonts w:ascii="Calibri" w:hAnsi="Calibri"/>
          <w:b/>
          <w:sz w:val="24"/>
          <w:szCs w:val="24"/>
        </w:rPr>
        <w:t>Customer</w:t>
      </w:r>
      <w:r w:rsidRPr="0064391B">
        <w:rPr>
          <w:rFonts w:ascii="Calibri" w:hAnsi="Calibri"/>
          <w:sz w:val="24"/>
          <w:szCs w:val="24"/>
        </w:rPr>
        <w:t>:</w:t>
      </w:r>
    </w:p>
    <w:p w:rsidR="0064391B" w:rsidRPr="0064391B" w:rsidRDefault="0064391B" w:rsidP="0056218A">
      <w:pPr>
        <w:rPr>
          <w:rFonts w:ascii="Calibri" w:hAnsi="Calibri"/>
          <w:sz w:val="24"/>
          <w:szCs w:val="24"/>
        </w:rPr>
      </w:pPr>
      <w:r w:rsidRPr="0064391B">
        <w:rPr>
          <w:rFonts w:ascii="Calibri" w:hAnsi="Calibri"/>
          <w:sz w:val="24"/>
          <w:szCs w:val="24"/>
        </w:rPr>
        <w:lastRenderedPageBreak/>
        <w:t xml:space="preserve">This entity represents </w:t>
      </w:r>
      <w:r w:rsidR="00C77ACE">
        <w:rPr>
          <w:rFonts w:ascii="Calibri" w:hAnsi="Calibri"/>
          <w:sz w:val="24"/>
          <w:szCs w:val="24"/>
        </w:rPr>
        <w:t>the customer/user, since the only other entity is the admin</w:t>
      </w:r>
      <w:r w:rsidRPr="0064391B">
        <w:rPr>
          <w:rFonts w:ascii="Calibri" w:hAnsi="Calibri"/>
          <w:sz w:val="24"/>
          <w:szCs w:val="24"/>
        </w:rPr>
        <w:t xml:space="preserve">. </w:t>
      </w:r>
      <w:r w:rsidR="00C77ACE">
        <w:rPr>
          <w:rFonts w:ascii="Calibri" w:hAnsi="Calibri"/>
          <w:sz w:val="24"/>
          <w:szCs w:val="24"/>
        </w:rPr>
        <w:t>It has a list of the abilities the customer/user for the contact module such as the ability to ask questions as well as view previous posts.</w:t>
      </w:r>
    </w:p>
    <w:p w:rsidR="0064391B" w:rsidRPr="0064391B" w:rsidRDefault="0064391B" w:rsidP="0056218A">
      <w:pPr>
        <w:rPr>
          <w:rFonts w:ascii="Calibri" w:hAnsi="Calibri"/>
          <w:sz w:val="24"/>
          <w:szCs w:val="24"/>
        </w:rPr>
      </w:pPr>
      <w:r w:rsidRPr="0064391B">
        <w:rPr>
          <w:rFonts w:ascii="Calibri" w:hAnsi="Calibri"/>
          <w:b/>
          <w:sz w:val="24"/>
          <w:szCs w:val="24"/>
        </w:rPr>
        <w:t>Administrator</w:t>
      </w:r>
      <w:r w:rsidRPr="0064391B">
        <w:rPr>
          <w:rFonts w:ascii="Calibri" w:hAnsi="Calibri"/>
          <w:sz w:val="24"/>
          <w:szCs w:val="24"/>
        </w:rPr>
        <w:t>:</w:t>
      </w:r>
    </w:p>
    <w:p w:rsidR="0064391B" w:rsidRDefault="0064391B" w:rsidP="0056218A">
      <w:pPr>
        <w:rPr>
          <w:sz w:val="24"/>
          <w:szCs w:val="24"/>
          <w:u w:val="single"/>
        </w:rPr>
      </w:pPr>
    </w:p>
    <w:p w:rsidR="00246436" w:rsidRDefault="00246436" w:rsidP="0056218A">
      <w:pPr>
        <w:rPr>
          <w:sz w:val="24"/>
          <w:szCs w:val="24"/>
          <w:u w:val="single"/>
        </w:rPr>
      </w:pPr>
    </w:p>
    <w:p w:rsidR="0064391B" w:rsidRDefault="0064391B" w:rsidP="0056218A">
      <w:pPr>
        <w:rPr>
          <w:rFonts w:ascii="Calibri" w:hAnsi="Calibri"/>
          <w:sz w:val="24"/>
          <w:szCs w:val="24"/>
          <w:u w:val="single"/>
        </w:rPr>
      </w:pPr>
      <w:r w:rsidRPr="0064391B">
        <w:rPr>
          <w:rFonts w:ascii="Calibri" w:hAnsi="Calibri"/>
          <w:sz w:val="24"/>
          <w:szCs w:val="24"/>
          <w:u w:val="single"/>
        </w:rPr>
        <w:t xml:space="preserve">Main entities for </w:t>
      </w:r>
      <w:r>
        <w:rPr>
          <w:rFonts w:ascii="Calibri" w:hAnsi="Calibri"/>
          <w:sz w:val="24"/>
          <w:szCs w:val="24"/>
          <w:u w:val="single"/>
        </w:rPr>
        <w:t>support module</w:t>
      </w:r>
    </w:p>
    <w:p w:rsidR="00246436" w:rsidRDefault="00246436" w:rsidP="0056218A">
      <w:pPr>
        <w:rPr>
          <w:rFonts w:ascii="Calibri" w:hAnsi="Calibri"/>
          <w:sz w:val="24"/>
          <w:szCs w:val="24"/>
          <w:u w:val="single"/>
        </w:rPr>
      </w:pPr>
    </w:p>
    <w:p w:rsidR="00246436" w:rsidRPr="0064391B" w:rsidRDefault="00246436" w:rsidP="0056218A">
      <w:pPr>
        <w:rPr>
          <w:rFonts w:ascii="Calibri" w:hAnsi="Calibri"/>
          <w:sz w:val="24"/>
          <w:szCs w:val="24"/>
          <w:u w:val="single"/>
        </w:rPr>
      </w:pPr>
      <w:r w:rsidRPr="00246436">
        <w:rPr>
          <w:rFonts w:ascii="Calibri" w:hAnsi="Calibri"/>
          <w:noProof/>
          <w:sz w:val="24"/>
          <w:szCs w:val="24"/>
        </w:rPr>
        <w:drawing>
          <wp:inline distT="0" distB="0" distL="0" distR="0" wp14:anchorId="0477AC9E" wp14:editId="7E25D48E">
            <wp:extent cx="5172075" cy="1514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72075" cy="1514475"/>
                    </a:xfrm>
                    <a:prstGeom prst="rect">
                      <a:avLst/>
                    </a:prstGeom>
                    <a:noFill/>
                    <a:ln>
                      <a:noFill/>
                    </a:ln>
                  </pic:spPr>
                </pic:pic>
              </a:graphicData>
            </a:graphic>
          </wp:inline>
        </w:drawing>
      </w:r>
    </w:p>
    <w:p w:rsidR="0064391B" w:rsidRPr="0064391B" w:rsidRDefault="0064391B" w:rsidP="0056218A">
      <w:pPr>
        <w:rPr>
          <w:sz w:val="24"/>
          <w:szCs w:val="24"/>
          <w:u w:val="single"/>
        </w:rPr>
      </w:pPr>
    </w:p>
    <w:p w:rsidR="0064391B" w:rsidRDefault="0064391B" w:rsidP="0056218A"/>
    <w:p w:rsidR="003F3712" w:rsidRPr="0060151F" w:rsidRDefault="003F3712" w:rsidP="0056218A"/>
    <w:p w:rsidR="00246436" w:rsidRDefault="00246436" w:rsidP="0056218A">
      <w:pPr>
        <w:rPr>
          <w:rFonts w:ascii="Calibri" w:hAnsi="Calibri"/>
          <w:sz w:val="24"/>
          <w:szCs w:val="24"/>
        </w:rPr>
      </w:pPr>
      <w:r w:rsidRPr="0064391B">
        <w:rPr>
          <w:rFonts w:ascii="Calibri" w:hAnsi="Calibri"/>
          <w:b/>
          <w:sz w:val="24"/>
          <w:szCs w:val="24"/>
        </w:rPr>
        <w:t>User</w:t>
      </w:r>
      <w:r>
        <w:rPr>
          <w:rFonts w:ascii="Calibri" w:hAnsi="Calibri"/>
          <w:sz w:val="24"/>
          <w:szCs w:val="24"/>
        </w:rPr>
        <w:t>/</w:t>
      </w:r>
      <w:r w:rsidRPr="0064391B">
        <w:rPr>
          <w:rFonts w:ascii="Calibri" w:hAnsi="Calibri"/>
          <w:b/>
          <w:sz w:val="24"/>
          <w:szCs w:val="24"/>
        </w:rPr>
        <w:t>Customer</w:t>
      </w:r>
      <w:r w:rsidRPr="0064391B">
        <w:rPr>
          <w:rFonts w:ascii="Calibri" w:hAnsi="Calibri"/>
          <w:sz w:val="24"/>
          <w:szCs w:val="24"/>
        </w:rPr>
        <w:t>:</w:t>
      </w:r>
    </w:p>
    <w:p w:rsidR="00C77ACE" w:rsidRPr="0064391B" w:rsidRDefault="00C77ACE" w:rsidP="0056218A">
      <w:pPr>
        <w:rPr>
          <w:rFonts w:ascii="Calibri" w:hAnsi="Calibri"/>
          <w:sz w:val="24"/>
          <w:szCs w:val="24"/>
        </w:rPr>
      </w:pPr>
      <w:r w:rsidRPr="0064391B">
        <w:rPr>
          <w:rFonts w:ascii="Calibri" w:hAnsi="Calibri"/>
          <w:sz w:val="24"/>
          <w:szCs w:val="24"/>
        </w:rPr>
        <w:t xml:space="preserve">This entity represents </w:t>
      </w:r>
      <w:r>
        <w:rPr>
          <w:rFonts w:ascii="Calibri" w:hAnsi="Calibri"/>
          <w:sz w:val="24"/>
          <w:szCs w:val="24"/>
        </w:rPr>
        <w:t>the customer/user, since the only other entity is the admin</w:t>
      </w:r>
      <w:r w:rsidRPr="0064391B">
        <w:rPr>
          <w:rFonts w:ascii="Calibri" w:hAnsi="Calibri"/>
          <w:sz w:val="24"/>
          <w:szCs w:val="24"/>
        </w:rPr>
        <w:t xml:space="preserve">. </w:t>
      </w:r>
      <w:r>
        <w:rPr>
          <w:rFonts w:ascii="Calibri" w:hAnsi="Calibri"/>
          <w:sz w:val="24"/>
          <w:szCs w:val="24"/>
        </w:rPr>
        <w:t>It has a list of the abilities the customer/user for the contact module such as the ability to create thread for questions or comments in a forum as well as making posts.</w:t>
      </w:r>
    </w:p>
    <w:p w:rsidR="00C77ACE" w:rsidRPr="0064391B" w:rsidRDefault="00C77ACE" w:rsidP="0056218A">
      <w:pPr>
        <w:rPr>
          <w:rFonts w:ascii="Calibri" w:hAnsi="Calibri"/>
          <w:sz w:val="24"/>
          <w:szCs w:val="24"/>
        </w:rPr>
      </w:pPr>
    </w:p>
    <w:p w:rsidR="00246436" w:rsidRPr="0064391B" w:rsidRDefault="00246436" w:rsidP="0056218A">
      <w:pPr>
        <w:rPr>
          <w:rFonts w:ascii="Calibri" w:hAnsi="Calibri"/>
          <w:sz w:val="24"/>
          <w:szCs w:val="24"/>
        </w:rPr>
      </w:pPr>
      <w:r w:rsidRPr="0064391B">
        <w:rPr>
          <w:rFonts w:ascii="Calibri" w:hAnsi="Calibri"/>
          <w:b/>
          <w:sz w:val="24"/>
          <w:szCs w:val="24"/>
        </w:rPr>
        <w:t>Administrator</w:t>
      </w:r>
      <w:r w:rsidRPr="0064391B">
        <w:rPr>
          <w:rFonts w:ascii="Calibri" w:hAnsi="Calibri"/>
          <w:sz w:val="24"/>
          <w:szCs w:val="24"/>
        </w:rPr>
        <w:t>:</w:t>
      </w:r>
    </w:p>
    <w:p w:rsidR="00246436" w:rsidRPr="00C77ACE" w:rsidRDefault="00C77ACE" w:rsidP="0056218A">
      <w:pPr>
        <w:rPr>
          <w:rFonts w:ascii="Calibri" w:hAnsi="Calibri"/>
          <w:sz w:val="24"/>
          <w:szCs w:val="24"/>
        </w:rPr>
      </w:pPr>
      <w:r>
        <w:rPr>
          <w:rFonts w:ascii="Calibri" w:hAnsi="Calibri"/>
          <w:sz w:val="24"/>
          <w:szCs w:val="24"/>
        </w:rPr>
        <w:t xml:space="preserve">This entity is in charge </w:t>
      </w:r>
      <w:proofErr w:type="spellStart"/>
      <w:proofErr w:type="gramStart"/>
      <w:r>
        <w:rPr>
          <w:rFonts w:ascii="Calibri" w:hAnsi="Calibri"/>
          <w:sz w:val="24"/>
          <w:szCs w:val="24"/>
        </w:rPr>
        <w:t>k</w:t>
      </w:r>
      <w:r w:rsidRPr="00C77ACE">
        <w:rPr>
          <w:rFonts w:ascii="Calibri" w:hAnsi="Calibri"/>
          <w:sz w:val="24"/>
          <w:szCs w:val="24"/>
        </w:rPr>
        <w:t>ettering</w:t>
      </w:r>
      <w:proofErr w:type="spellEnd"/>
      <w:proofErr w:type="gramEnd"/>
      <w:r>
        <w:rPr>
          <w:rFonts w:ascii="Calibri" w:hAnsi="Calibri"/>
          <w:sz w:val="24"/>
          <w:szCs w:val="24"/>
        </w:rPr>
        <w:t xml:space="preserve"> to the customer/user needs, making their lives easier. The admins can make post</w:t>
      </w:r>
      <w:r w:rsidR="001E59EE">
        <w:rPr>
          <w:rFonts w:ascii="Calibri" w:hAnsi="Calibri"/>
          <w:sz w:val="24"/>
          <w:szCs w:val="24"/>
        </w:rPr>
        <w:t xml:space="preserve">, they also have the power to modify threads at will, with the ability to edit as well as delete inappropriate threads or posts. </w:t>
      </w:r>
    </w:p>
    <w:p w:rsidR="00FB3669" w:rsidRDefault="00FB3669" w:rsidP="0056218A">
      <w:pPr>
        <w:pStyle w:val="Heading1"/>
        <w:rPr>
          <w:rFonts w:ascii="Calibri" w:hAnsi="Calibri"/>
          <w:sz w:val="28"/>
        </w:rPr>
      </w:pPr>
    </w:p>
    <w:p w:rsidR="00FB3669" w:rsidRDefault="00FB3669" w:rsidP="0056218A">
      <w:pPr>
        <w:pStyle w:val="Heading1"/>
        <w:rPr>
          <w:rFonts w:ascii="Calibri" w:hAnsi="Calibri"/>
          <w:sz w:val="28"/>
        </w:rPr>
      </w:pPr>
    </w:p>
    <w:p w:rsidR="00FB3669" w:rsidRDefault="00FB3669" w:rsidP="0056218A">
      <w:pPr>
        <w:pStyle w:val="Heading1"/>
        <w:rPr>
          <w:rFonts w:ascii="Calibri" w:hAnsi="Calibri"/>
          <w:sz w:val="28"/>
        </w:rPr>
      </w:pPr>
    </w:p>
    <w:p w:rsidR="00FB3669" w:rsidRDefault="00FB3669" w:rsidP="0056218A">
      <w:pPr>
        <w:pStyle w:val="Heading1"/>
        <w:rPr>
          <w:rFonts w:ascii="Calibri" w:hAnsi="Calibri"/>
          <w:sz w:val="28"/>
        </w:rPr>
      </w:pPr>
    </w:p>
    <w:p w:rsidR="00FB3669" w:rsidRDefault="00FB3669" w:rsidP="00FB3669"/>
    <w:p w:rsidR="00FB3669" w:rsidRDefault="00FB3669" w:rsidP="00FB3669"/>
    <w:p w:rsidR="00FB3669" w:rsidRDefault="00FB3669" w:rsidP="00FB3669"/>
    <w:p w:rsidR="00FB3669" w:rsidRDefault="00FB3669" w:rsidP="00FB3669"/>
    <w:p w:rsidR="00FB3669" w:rsidRDefault="00FB3669" w:rsidP="00FB3669"/>
    <w:p w:rsidR="00FB3669" w:rsidRDefault="00FB3669" w:rsidP="00FB3669"/>
    <w:p w:rsidR="00FB3669" w:rsidRDefault="00FB3669" w:rsidP="00FB3669"/>
    <w:p w:rsidR="00FB3669" w:rsidRDefault="00FB3669" w:rsidP="00FB3669"/>
    <w:p w:rsidR="00FB3669" w:rsidRDefault="00FB3669" w:rsidP="00FB3669"/>
    <w:p w:rsidR="00FB3669" w:rsidRDefault="00FB3669" w:rsidP="00FB3669"/>
    <w:p w:rsidR="00FB3669" w:rsidRDefault="00FB3669" w:rsidP="00FB3669"/>
    <w:p w:rsidR="00FB3669" w:rsidRDefault="00FB3669" w:rsidP="00FB3669"/>
    <w:p w:rsidR="00FB3669" w:rsidRPr="00FB3669" w:rsidRDefault="00FB3669" w:rsidP="00FB3669"/>
    <w:p w:rsidR="00844A2A" w:rsidRPr="00594551" w:rsidRDefault="006A2839" w:rsidP="00594551">
      <w:pPr>
        <w:pStyle w:val="Heading1"/>
        <w:numPr>
          <w:ilvl w:val="1"/>
          <w:numId w:val="14"/>
        </w:numPr>
        <w:rPr>
          <w:rFonts w:ascii="Calibri" w:hAnsi="Calibri"/>
          <w:sz w:val="52"/>
          <w:szCs w:val="52"/>
        </w:rPr>
      </w:pPr>
      <w:r w:rsidRPr="00594551">
        <w:rPr>
          <w:rFonts w:ascii="Calibri" w:hAnsi="Calibri"/>
          <w:sz w:val="52"/>
          <w:szCs w:val="52"/>
        </w:rPr>
        <w:lastRenderedPageBreak/>
        <w:t>Non-Functional Requirements</w:t>
      </w:r>
    </w:p>
    <w:p w:rsidR="00844A2A" w:rsidRDefault="00844A2A" w:rsidP="0056218A"/>
    <w:p w:rsidR="006A2839" w:rsidRDefault="006A2839" w:rsidP="0056218A"/>
    <w:p w:rsidR="00844A2A" w:rsidRPr="00594551" w:rsidRDefault="00844A2A" w:rsidP="0056218A">
      <w:pPr>
        <w:rPr>
          <w:rFonts w:ascii="Calibri" w:hAnsi="Calibri"/>
          <w:b/>
          <w:sz w:val="28"/>
          <w:szCs w:val="28"/>
        </w:rPr>
      </w:pPr>
      <w:r w:rsidRPr="00594551">
        <w:rPr>
          <w:rFonts w:ascii="Calibri" w:hAnsi="Calibri"/>
          <w:b/>
          <w:sz w:val="28"/>
          <w:szCs w:val="28"/>
        </w:rPr>
        <w:t>4.1.</w:t>
      </w:r>
      <w:r w:rsidRPr="00594551">
        <w:rPr>
          <w:rFonts w:ascii="Calibri" w:hAnsi="Calibri"/>
          <w:b/>
          <w:sz w:val="28"/>
          <w:szCs w:val="28"/>
        </w:rPr>
        <w:tab/>
        <w:t>Performance Requirements</w:t>
      </w:r>
    </w:p>
    <w:p w:rsidR="00173038" w:rsidRDefault="00173038" w:rsidP="0056218A">
      <w:pPr>
        <w:rPr>
          <w:sz w:val="24"/>
          <w:szCs w:val="24"/>
        </w:rPr>
      </w:pPr>
    </w:p>
    <w:p w:rsidR="00805C60" w:rsidRPr="00805C60" w:rsidRDefault="00805C60" w:rsidP="0056218A">
      <w:pPr>
        <w:spacing w:before="100" w:line="276" w:lineRule="auto"/>
        <w:rPr>
          <w:rFonts w:ascii="Calibri" w:hAnsi="Calibri"/>
          <w:b/>
          <w:i/>
          <w:sz w:val="24"/>
          <w:szCs w:val="24"/>
          <w:lang w:eastAsia="ja-JP"/>
        </w:rPr>
      </w:pPr>
      <w:r w:rsidRPr="00805C60">
        <w:rPr>
          <w:rFonts w:ascii="Calibri" w:hAnsi="Calibri"/>
          <w:b/>
          <w:i/>
          <w:sz w:val="24"/>
          <w:szCs w:val="24"/>
          <w:lang w:eastAsia="ja-JP"/>
        </w:rPr>
        <w:t>Maintainability</w:t>
      </w:r>
    </w:p>
    <w:p w:rsidR="00805C60" w:rsidRPr="00805C60" w:rsidRDefault="00805C60" w:rsidP="0056218A">
      <w:pPr>
        <w:pStyle w:val="ListParagraph"/>
        <w:numPr>
          <w:ilvl w:val="0"/>
          <w:numId w:val="17"/>
        </w:numPr>
        <w:spacing w:before="100" w:line="276" w:lineRule="auto"/>
        <w:rPr>
          <w:rFonts w:ascii="Calibri" w:hAnsi="Calibri"/>
          <w:iCs/>
          <w:sz w:val="24"/>
          <w:szCs w:val="24"/>
          <w:lang w:eastAsia="ja-JP"/>
        </w:rPr>
      </w:pPr>
      <w:r w:rsidRPr="00805C60">
        <w:rPr>
          <w:rFonts w:ascii="Calibri" w:hAnsi="Calibri"/>
          <w:iCs/>
          <w:sz w:val="24"/>
          <w:szCs w:val="24"/>
          <w:lang w:eastAsia="ja-JP"/>
        </w:rPr>
        <w:t>Every program module must be assessed for maintainability according to procedure xx. 70% must obtain “highly maintainable” and none “poor”. Production of a simple change into the web site, should take no more than 50 seconds.</w:t>
      </w:r>
    </w:p>
    <w:p w:rsidR="00805C60" w:rsidRPr="00805C60" w:rsidRDefault="00805C60" w:rsidP="0056218A">
      <w:pPr>
        <w:pStyle w:val="ListParagraph"/>
        <w:numPr>
          <w:ilvl w:val="0"/>
          <w:numId w:val="17"/>
        </w:numPr>
        <w:spacing w:before="100" w:line="276" w:lineRule="auto"/>
        <w:rPr>
          <w:rFonts w:ascii="Calibri" w:hAnsi="Calibri"/>
          <w:iCs/>
          <w:sz w:val="24"/>
          <w:szCs w:val="24"/>
          <w:lang w:eastAsia="ja-JP"/>
        </w:rPr>
      </w:pPr>
      <w:r w:rsidRPr="00805C60">
        <w:rPr>
          <w:rFonts w:ascii="Calibri" w:hAnsi="Calibri"/>
          <w:sz w:val="24"/>
          <w:szCs w:val="24"/>
        </w:rPr>
        <w:t xml:space="preserve">The </w:t>
      </w:r>
      <w:proofErr w:type="spellStart"/>
      <w:r w:rsidRPr="00805C60">
        <w:rPr>
          <w:rFonts w:ascii="Calibri" w:hAnsi="Calibri"/>
          <w:sz w:val="24"/>
          <w:szCs w:val="24"/>
        </w:rPr>
        <w:t>cyclomatic</w:t>
      </w:r>
      <w:proofErr w:type="spellEnd"/>
      <w:r w:rsidRPr="00805C60">
        <w:rPr>
          <w:rFonts w:ascii="Calibri" w:hAnsi="Calibri"/>
          <w:sz w:val="24"/>
          <w:szCs w:val="24"/>
        </w:rPr>
        <w:t xml:space="preserve"> complexity of code must not exceed 7. No method in any object may exceed 200 lines of code.</w:t>
      </w:r>
    </w:p>
    <w:p w:rsidR="00805C60" w:rsidRPr="00805C60" w:rsidRDefault="00805C60" w:rsidP="0056218A">
      <w:pPr>
        <w:pStyle w:val="ListParagraph"/>
        <w:numPr>
          <w:ilvl w:val="0"/>
          <w:numId w:val="17"/>
        </w:numPr>
        <w:spacing w:before="100" w:line="276" w:lineRule="auto"/>
        <w:rPr>
          <w:rFonts w:ascii="Calibri" w:hAnsi="Calibri"/>
          <w:iCs/>
          <w:sz w:val="24"/>
          <w:szCs w:val="24"/>
          <w:lang w:eastAsia="ja-JP"/>
        </w:rPr>
      </w:pPr>
      <w:r w:rsidRPr="00805C60">
        <w:rPr>
          <w:rFonts w:ascii="Calibri" w:hAnsi="Calibri"/>
          <w:sz w:val="24"/>
          <w:szCs w:val="24"/>
        </w:rPr>
        <w:t>Installation of a new version shall leave all database contents and all personal settings unchanged.</w:t>
      </w:r>
    </w:p>
    <w:p w:rsidR="00805C60" w:rsidRPr="00805C60" w:rsidRDefault="00805C60" w:rsidP="0056218A">
      <w:pPr>
        <w:pStyle w:val="ListParagraph"/>
        <w:numPr>
          <w:ilvl w:val="0"/>
          <w:numId w:val="17"/>
        </w:numPr>
        <w:spacing w:before="100" w:line="276" w:lineRule="auto"/>
        <w:rPr>
          <w:rFonts w:ascii="Calibri" w:hAnsi="Calibri"/>
          <w:iCs/>
          <w:sz w:val="24"/>
          <w:szCs w:val="24"/>
          <w:lang w:eastAsia="ja-JP"/>
        </w:rPr>
      </w:pPr>
      <w:r w:rsidRPr="00805C60">
        <w:rPr>
          <w:rFonts w:ascii="Calibri" w:hAnsi="Calibri"/>
          <w:sz w:val="24"/>
          <w:szCs w:val="24"/>
        </w:rPr>
        <w:t>The product shall provide facilities for tracing any database field to places where it is used.</w:t>
      </w:r>
    </w:p>
    <w:p w:rsidR="006A2839" w:rsidRPr="006A2839" w:rsidRDefault="006A2839" w:rsidP="0056218A">
      <w:pPr>
        <w:rPr>
          <w:sz w:val="24"/>
          <w:szCs w:val="24"/>
        </w:rPr>
      </w:pPr>
    </w:p>
    <w:p w:rsidR="00844A2A" w:rsidRPr="00594551" w:rsidRDefault="00844A2A" w:rsidP="0056218A">
      <w:pPr>
        <w:rPr>
          <w:rFonts w:ascii="Calibri" w:hAnsi="Calibri"/>
          <w:b/>
          <w:sz w:val="28"/>
          <w:szCs w:val="28"/>
        </w:rPr>
      </w:pPr>
      <w:r w:rsidRPr="00594551">
        <w:rPr>
          <w:rFonts w:ascii="Calibri" w:hAnsi="Calibri"/>
          <w:b/>
          <w:sz w:val="28"/>
          <w:szCs w:val="28"/>
        </w:rPr>
        <w:t>4.2.</w:t>
      </w:r>
      <w:r w:rsidRPr="00594551">
        <w:rPr>
          <w:rFonts w:ascii="Calibri" w:hAnsi="Calibri"/>
          <w:b/>
          <w:sz w:val="28"/>
          <w:szCs w:val="28"/>
        </w:rPr>
        <w:tab/>
        <w:t>Dependability Requirements</w:t>
      </w:r>
    </w:p>
    <w:p w:rsidR="007773FB" w:rsidRDefault="007773FB" w:rsidP="0056218A">
      <w:pPr>
        <w:rPr>
          <w:sz w:val="24"/>
          <w:szCs w:val="24"/>
        </w:rPr>
      </w:pPr>
    </w:p>
    <w:p w:rsidR="00805C60" w:rsidRPr="00805C60" w:rsidRDefault="00805C60" w:rsidP="0056218A">
      <w:pPr>
        <w:spacing w:before="100" w:line="276" w:lineRule="auto"/>
        <w:rPr>
          <w:rFonts w:ascii="Calibri" w:hAnsi="Calibri"/>
          <w:b/>
          <w:i/>
          <w:sz w:val="24"/>
          <w:szCs w:val="24"/>
          <w:lang w:eastAsia="ja-JP"/>
        </w:rPr>
      </w:pPr>
      <w:r w:rsidRPr="00805C60">
        <w:rPr>
          <w:rFonts w:ascii="Calibri" w:hAnsi="Calibri"/>
          <w:b/>
          <w:i/>
          <w:sz w:val="24"/>
          <w:szCs w:val="24"/>
          <w:lang w:eastAsia="ja-JP"/>
        </w:rPr>
        <w:t>Reliability</w:t>
      </w:r>
    </w:p>
    <w:p w:rsidR="00805C60" w:rsidRPr="00805C60" w:rsidRDefault="00805C60" w:rsidP="0056218A">
      <w:pPr>
        <w:pStyle w:val="ListParagraph"/>
        <w:numPr>
          <w:ilvl w:val="0"/>
          <w:numId w:val="18"/>
        </w:numPr>
        <w:rPr>
          <w:rFonts w:ascii="Calibri" w:hAnsi="Calibri"/>
          <w:bCs/>
          <w:iCs/>
          <w:sz w:val="24"/>
          <w:szCs w:val="24"/>
          <w:lang w:eastAsia="ja-JP"/>
        </w:rPr>
      </w:pPr>
      <w:r w:rsidRPr="00805C60">
        <w:rPr>
          <w:rFonts w:ascii="Calibri" w:hAnsi="Calibri"/>
          <w:bCs/>
          <w:iCs/>
          <w:sz w:val="24"/>
          <w:szCs w:val="24"/>
          <w:lang w:eastAsia="ja-JP"/>
        </w:rPr>
        <w:t>Resistance to failure.</w:t>
      </w:r>
    </w:p>
    <w:p w:rsidR="00805C60" w:rsidRPr="00805C60" w:rsidRDefault="00805C60" w:rsidP="0056218A">
      <w:pPr>
        <w:pStyle w:val="ListParagraph"/>
        <w:numPr>
          <w:ilvl w:val="0"/>
          <w:numId w:val="18"/>
        </w:numPr>
        <w:rPr>
          <w:rFonts w:ascii="Calibri" w:hAnsi="Calibri"/>
          <w:bCs/>
          <w:iCs/>
          <w:sz w:val="24"/>
          <w:szCs w:val="24"/>
          <w:lang w:eastAsia="ja-JP"/>
        </w:rPr>
      </w:pPr>
      <w:r w:rsidRPr="00805C60">
        <w:rPr>
          <w:rFonts w:ascii="Calibri" w:hAnsi="Calibri"/>
          <w:bCs/>
          <w:iCs/>
          <w:sz w:val="24"/>
          <w:szCs w:val="24"/>
          <w:lang w:eastAsia="ja-JP"/>
        </w:rPr>
        <w:t>Ability to perform a required function under stated condition for a specified period of a time.</w:t>
      </w:r>
    </w:p>
    <w:p w:rsidR="00805C60" w:rsidRPr="00805C60" w:rsidRDefault="00805C60" w:rsidP="0056218A">
      <w:pPr>
        <w:pStyle w:val="ListParagraph"/>
        <w:numPr>
          <w:ilvl w:val="0"/>
          <w:numId w:val="18"/>
        </w:numPr>
        <w:rPr>
          <w:rFonts w:ascii="Calibri" w:hAnsi="Calibri"/>
          <w:bCs/>
          <w:iCs/>
          <w:sz w:val="24"/>
          <w:szCs w:val="24"/>
          <w:lang w:eastAsia="ja-JP"/>
        </w:rPr>
      </w:pPr>
      <w:r w:rsidRPr="00805C60">
        <w:rPr>
          <w:rFonts w:ascii="Calibri" w:hAnsi="Calibri"/>
          <w:bCs/>
          <w:iCs/>
          <w:sz w:val="24"/>
          <w:szCs w:val="24"/>
          <w:lang w:eastAsia="ja-JP"/>
        </w:rPr>
        <w:t>The web site defect rate shall be less than 1 failure per 1000 hours of operation.</w:t>
      </w:r>
    </w:p>
    <w:p w:rsidR="00805C60" w:rsidRPr="00805C60" w:rsidRDefault="00805C60" w:rsidP="0056218A">
      <w:pPr>
        <w:pStyle w:val="ListParagraph"/>
        <w:numPr>
          <w:ilvl w:val="0"/>
          <w:numId w:val="18"/>
        </w:numPr>
        <w:rPr>
          <w:rFonts w:ascii="Calibri" w:hAnsi="Calibri"/>
          <w:bCs/>
          <w:iCs/>
          <w:sz w:val="24"/>
          <w:szCs w:val="24"/>
          <w:lang w:eastAsia="ja-JP"/>
        </w:rPr>
      </w:pPr>
      <w:r w:rsidRPr="00805C60">
        <w:rPr>
          <w:rFonts w:ascii="Calibri" w:hAnsi="Calibri"/>
          <w:bCs/>
          <w:iCs/>
          <w:sz w:val="24"/>
          <w:szCs w:val="24"/>
          <w:lang w:eastAsia="ja-JP"/>
        </w:rPr>
        <w:t xml:space="preserve">No more than 1 per 1000000 transactions shall result in a failure requiring a system restart. </w:t>
      </w:r>
    </w:p>
    <w:p w:rsidR="00805C60" w:rsidRPr="00805C60" w:rsidRDefault="00805C60" w:rsidP="0056218A">
      <w:pPr>
        <w:rPr>
          <w:rFonts w:ascii="Calibri" w:hAnsi="Calibri"/>
          <w:b/>
          <w:i/>
          <w:sz w:val="24"/>
          <w:szCs w:val="24"/>
          <w:lang w:eastAsia="ja-JP"/>
        </w:rPr>
      </w:pPr>
    </w:p>
    <w:p w:rsidR="00805C60" w:rsidRPr="00805C60" w:rsidRDefault="00805C60" w:rsidP="0056218A">
      <w:pPr>
        <w:rPr>
          <w:rFonts w:ascii="Calibri" w:hAnsi="Calibri"/>
          <w:b/>
          <w:i/>
          <w:sz w:val="24"/>
          <w:szCs w:val="24"/>
          <w:lang w:eastAsia="ja-JP"/>
        </w:rPr>
      </w:pPr>
      <w:r w:rsidRPr="00805C60">
        <w:rPr>
          <w:rFonts w:ascii="Calibri" w:hAnsi="Calibri"/>
          <w:b/>
          <w:i/>
          <w:sz w:val="24"/>
          <w:szCs w:val="24"/>
          <w:lang w:eastAsia="ja-JP"/>
        </w:rPr>
        <w:t>Availability</w:t>
      </w:r>
    </w:p>
    <w:p w:rsidR="00805C60" w:rsidRPr="00805C60" w:rsidRDefault="00805C60" w:rsidP="0056218A">
      <w:pPr>
        <w:pStyle w:val="ListParagraph"/>
        <w:numPr>
          <w:ilvl w:val="0"/>
          <w:numId w:val="19"/>
        </w:numPr>
        <w:spacing w:before="100" w:line="276" w:lineRule="auto"/>
        <w:rPr>
          <w:rFonts w:ascii="Calibri" w:hAnsi="Calibri"/>
          <w:iCs/>
          <w:sz w:val="24"/>
          <w:szCs w:val="24"/>
          <w:lang w:eastAsia="ja-JP"/>
        </w:rPr>
      </w:pPr>
      <w:r w:rsidRPr="00805C60">
        <w:rPr>
          <w:rFonts w:ascii="Calibri" w:hAnsi="Calibri"/>
          <w:iCs/>
          <w:sz w:val="24"/>
          <w:szCs w:val="24"/>
          <w:lang w:eastAsia="ja-JP"/>
        </w:rPr>
        <w:t>The system shall meet or exceed 99.99% uptime.</w:t>
      </w:r>
    </w:p>
    <w:p w:rsidR="006A2839" w:rsidRPr="00805C60" w:rsidRDefault="00805C60" w:rsidP="0056218A">
      <w:pPr>
        <w:pStyle w:val="ListParagraph"/>
        <w:numPr>
          <w:ilvl w:val="0"/>
          <w:numId w:val="19"/>
        </w:numPr>
        <w:spacing w:before="100" w:line="276" w:lineRule="auto"/>
        <w:rPr>
          <w:rFonts w:ascii="Calibri" w:hAnsi="Calibri"/>
          <w:iCs/>
          <w:sz w:val="24"/>
          <w:szCs w:val="24"/>
          <w:lang w:eastAsia="ja-JP"/>
        </w:rPr>
      </w:pPr>
      <w:r w:rsidRPr="00805C60">
        <w:rPr>
          <w:rFonts w:ascii="Calibri" w:hAnsi="Calibri"/>
          <w:iCs/>
          <w:sz w:val="24"/>
          <w:szCs w:val="24"/>
          <w:lang w:eastAsia="ja-JP"/>
        </w:rPr>
        <w:t>The system shall not be unavailable more than 1 hour per 1000 hours of operation.</w:t>
      </w:r>
      <w:r>
        <w:rPr>
          <w:rFonts w:ascii="Calibri" w:hAnsi="Calibri"/>
          <w:iCs/>
          <w:sz w:val="24"/>
          <w:szCs w:val="24"/>
          <w:lang w:eastAsia="ja-JP"/>
        </w:rPr>
        <w:t xml:space="preserve"> </w:t>
      </w:r>
      <w:r w:rsidRPr="00805C60">
        <w:rPr>
          <w:rFonts w:ascii="Calibri" w:hAnsi="Calibri"/>
          <w:iCs/>
          <w:sz w:val="24"/>
          <w:szCs w:val="24"/>
          <w:lang w:eastAsia="ja-JP"/>
        </w:rPr>
        <w:t>Less than 20 seconds shall be needed to restart the system after a failure 95% of the time</w:t>
      </w:r>
    </w:p>
    <w:p w:rsidR="00805C60" w:rsidRPr="00805C60" w:rsidRDefault="00805C60" w:rsidP="0056218A">
      <w:pPr>
        <w:rPr>
          <w:sz w:val="24"/>
          <w:szCs w:val="24"/>
        </w:rPr>
      </w:pPr>
    </w:p>
    <w:p w:rsidR="007773FB" w:rsidRPr="00594551" w:rsidRDefault="00844A2A" w:rsidP="0056218A">
      <w:pPr>
        <w:rPr>
          <w:rFonts w:ascii="Calibri" w:hAnsi="Calibri"/>
          <w:b/>
          <w:sz w:val="28"/>
          <w:szCs w:val="28"/>
        </w:rPr>
      </w:pPr>
      <w:r w:rsidRPr="00594551">
        <w:rPr>
          <w:rFonts w:ascii="Calibri" w:hAnsi="Calibri"/>
          <w:b/>
          <w:sz w:val="28"/>
          <w:szCs w:val="28"/>
        </w:rPr>
        <w:t>4.3.</w:t>
      </w:r>
      <w:r w:rsidRPr="00594551">
        <w:rPr>
          <w:rFonts w:ascii="Calibri" w:hAnsi="Calibri"/>
          <w:b/>
          <w:sz w:val="28"/>
          <w:szCs w:val="28"/>
        </w:rPr>
        <w:tab/>
        <w:t>Other Quality Attributes</w:t>
      </w:r>
    </w:p>
    <w:p w:rsidR="007773FB" w:rsidRDefault="007773FB" w:rsidP="0056218A">
      <w:pPr>
        <w:rPr>
          <w:sz w:val="24"/>
          <w:szCs w:val="24"/>
        </w:rPr>
      </w:pPr>
    </w:p>
    <w:p w:rsidR="00805C60" w:rsidRPr="00805C60" w:rsidRDefault="00805C60" w:rsidP="0056218A">
      <w:pPr>
        <w:spacing w:before="100" w:line="276" w:lineRule="auto"/>
        <w:rPr>
          <w:rFonts w:ascii="Calibri" w:hAnsi="Calibri"/>
          <w:b/>
          <w:i/>
          <w:sz w:val="24"/>
          <w:szCs w:val="24"/>
          <w:lang w:eastAsia="ja-JP"/>
        </w:rPr>
      </w:pPr>
      <w:r w:rsidRPr="00805C60">
        <w:rPr>
          <w:rFonts w:ascii="Calibri" w:hAnsi="Calibri"/>
          <w:b/>
          <w:i/>
          <w:sz w:val="24"/>
          <w:szCs w:val="24"/>
          <w:lang w:eastAsia="ja-JP"/>
        </w:rPr>
        <w:t>Security</w:t>
      </w:r>
    </w:p>
    <w:p w:rsidR="00805C60" w:rsidRPr="00805C60" w:rsidRDefault="00805C60" w:rsidP="0056218A">
      <w:pPr>
        <w:pStyle w:val="ListParagraph"/>
        <w:numPr>
          <w:ilvl w:val="0"/>
          <w:numId w:val="20"/>
        </w:numPr>
        <w:spacing w:before="100" w:line="276" w:lineRule="auto"/>
        <w:rPr>
          <w:rFonts w:ascii="Calibri" w:hAnsi="Calibri"/>
          <w:iCs/>
          <w:sz w:val="24"/>
          <w:szCs w:val="24"/>
          <w:lang w:eastAsia="ja-JP"/>
        </w:rPr>
      </w:pPr>
      <w:r w:rsidRPr="00805C60">
        <w:rPr>
          <w:rFonts w:ascii="Calibri" w:hAnsi="Calibri"/>
          <w:iCs/>
          <w:sz w:val="24"/>
          <w:szCs w:val="24"/>
          <w:lang w:eastAsia="ja-JP"/>
        </w:rPr>
        <w:t>The application shall identify all of its client applications before allowing them to use its capabilities.</w:t>
      </w:r>
    </w:p>
    <w:p w:rsidR="00805C60" w:rsidRPr="00805C60" w:rsidRDefault="00805C60" w:rsidP="0056218A">
      <w:pPr>
        <w:pStyle w:val="ListParagraph"/>
        <w:numPr>
          <w:ilvl w:val="0"/>
          <w:numId w:val="20"/>
        </w:numPr>
        <w:spacing w:before="100" w:line="276" w:lineRule="auto"/>
        <w:rPr>
          <w:rFonts w:ascii="Calibri" w:hAnsi="Calibri"/>
          <w:iCs/>
          <w:sz w:val="24"/>
          <w:szCs w:val="24"/>
          <w:lang w:eastAsia="ja-JP"/>
        </w:rPr>
      </w:pPr>
      <w:r w:rsidRPr="00805C60">
        <w:rPr>
          <w:rFonts w:ascii="Calibri" w:hAnsi="Calibri"/>
          <w:iCs/>
          <w:sz w:val="24"/>
          <w:szCs w:val="24"/>
          <w:lang w:eastAsia="ja-JP"/>
        </w:rPr>
        <w:lastRenderedPageBreak/>
        <w:t>The application shall ensure that the name of the employee in the official human resource and payroll databases exactly match the name printed on the employee’s social security card.</w:t>
      </w:r>
    </w:p>
    <w:p w:rsidR="00805C60" w:rsidRPr="00805C60" w:rsidRDefault="00805C60" w:rsidP="0056218A">
      <w:pPr>
        <w:pStyle w:val="ListParagraph"/>
        <w:numPr>
          <w:ilvl w:val="0"/>
          <w:numId w:val="20"/>
        </w:numPr>
        <w:spacing w:before="100" w:line="276" w:lineRule="auto"/>
        <w:rPr>
          <w:rFonts w:ascii="Calibri" w:hAnsi="Calibri"/>
          <w:iCs/>
          <w:sz w:val="24"/>
          <w:szCs w:val="24"/>
          <w:lang w:eastAsia="ja-JP"/>
        </w:rPr>
      </w:pPr>
      <w:r w:rsidRPr="00805C60">
        <w:rPr>
          <w:rFonts w:ascii="Calibri" w:hAnsi="Calibri"/>
          <w:iCs/>
          <w:sz w:val="24"/>
          <w:szCs w:val="24"/>
          <w:lang w:eastAsia="ja-JP"/>
        </w:rPr>
        <w:t>At least 99% of instruction shall be detected within 10 seconds.</w:t>
      </w:r>
    </w:p>
    <w:p w:rsidR="00805C60" w:rsidRPr="00805C60" w:rsidRDefault="00805C60" w:rsidP="0056218A">
      <w:pPr>
        <w:spacing w:before="100" w:line="276" w:lineRule="auto"/>
        <w:rPr>
          <w:rFonts w:ascii="Calibri" w:hAnsi="Calibri"/>
          <w:b/>
          <w:i/>
          <w:sz w:val="24"/>
          <w:szCs w:val="24"/>
          <w:lang w:eastAsia="ja-JP"/>
        </w:rPr>
      </w:pPr>
      <w:r w:rsidRPr="00805C60">
        <w:rPr>
          <w:rFonts w:ascii="Calibri" w:hAnsi="Calibri"/>
          <w:b/>
          <w:i/>
          <w:sz w:val="24"/>
          <w:szCs w:val="24"/>
          <w:lang w:eastAsia="ja-JP"/>
        </w:rPr>
        <w:t>Portability</w:t>
      </w:r>
    </w:p>
    <w:p w:rsidR="00805C60" w:rsidRPr="00805C60" w:rsidRDefault="00805C60" w:rsidP="0056218A">
      <w:pPr>
        <w:pStyle w:val="ListParagraph"/>
        <w:numPr>
          <w:ilvl w:val="0"/>
          <w:numId w:val="21"/>
        </w:numPr>
        <w:spacing w:before="100" w:line="276" w:lineRule="auto"/>
        <w:rPr>
          <w:rFonts w:ascii="Calibri" w:hAnsi="Calibri"/>
          <w:sz w:val="24"/>
          <w:szCs w:val="24"/>
        </w:rPr>
      </w:pPr>
      <w:r w:rsidRPr="00805C60">
        <w:rPr>
          <w:rFonts w:ascii="Calibri" w:hAnsi="Calibri"/>
          <w:sz w:val="24"/>
          <w:szCs w:val="24"/>
        </w:rPr>
        <w:t>No more than 5% of the system implementation shall be specific to the operating system.</w:t>
      </w:r>
    </w:p>
    <w:p w:rsidR="00805C60" w:rsidRPr="00805C60" w:rsidRDefault="00805C60" w:rsidP="0056218A">
      <w:pPr>
        <w:pStyle w:val="ListParagraph"/>
        <w:numPr>
          <w:ilvl w:val="0"/>
          <w:numId w:val="21"/>
        </w:numPr>
        <w:spacing w:before="100" w:line="276" w:lineRule="auto"/>
        <w:rPr>
          <w:rFonts w:ascii="Calibri" w:hAnsi="Calibri"/>
          <w:sz w:val="24"/>
          <w:szCs w:val="24"/>
        </w:rPr>
      </w:pPr>
      <w:r w:rsidRPr="00805C60">
        <w:rPr>
          <w:rFonts w:ascii="Calibri" w:hAnsi="Calibri"/>
          <w:sz w:val="24"/>
          <w:szCs w:val="24"/>
        </w:rPr>
        <w:t>The meantime needed to replace the current Relational Database System with another Relational Database System shall not exceed 2 hours. No data loss should ensue.</w:t>
      </w:r>
    </w:p>
    <w:p w:rsidR="00805C60" w:rsidRPr="004B25FC" w:rsidRDefault="00805C60" w:rsidP="0056218A">
      <w:pPr>
        <w:rPr>
          <w:sz w:val="52"/>
          <w:szCs w:val="52"/>
        </w:rPr>
      </w:pPr>
    </w:p>
    <w:p w:rsidR="00844A2A" w:rsidRPr="004B25FC" w:rsidRDefault="00844A2A" w:rsidP="0056218A">
      <w:pPr>
        <w:pStyle w:val="Heading1"/>
        <w:rPr>
          <w:rFonts w:ascii="Calibri" w:hAnsi="Calibri"/>
          <w:sz w:val="52"/>
          <w:szCs w:val="52"/>
        </w:rPr>
      </w:pPr>
      <w:r w:rsidRPr="004B25FC">
        <w:rPr>
          <w:rFonts w:ascii="Calibri" w:hAnsi="Calibri"/>
          <w:sz w:val="52"/>
          <w:szCs w:val="52"/>
        </w:rPr>
        <w:t>5.0.</w:t>
      </w:r>
      <w:r w:rsidRPr="004B25FC">
        <w:rPr>
          <w:rFonts w:ascii="Calibri" w:hAnsi="Calibri"/>
          <w:sz w:val="52"/>
          <w:szCs w:val="52"/>
        </w:rPr>
        <w:tab/>
        <w:t xml:space="preserve"> Appendices</w:t>
      </w:r>
    </w:p>
    <w:p w:rsidR="00805C60" w:rsidRDefault="00805C60" w:rsidP="0056218A"/>
    <w:p w:rsidR="00844A2A" w:rsidRPr="008942B4" w:rsidRDefault="008942B4" w:rsidP="0056218A">
      <w:pPr>
        <w:pStyle w:val="Heading1"/>
        <w:rPr>
          <w:b w:val="0"/>
        </w:rPr>
      </w:pPr>
      <w:r w:rsidRPr="008942B4">
        <w:rPr>
          <w:b w:val="0"/>
        </w:rPr>
        <w:t xml:space="preserve">Farmers </w:t>
      </w:r>
      <w:proofErr w:type="spellStart"/>
      <w:r w:rsidRPr="008942B4">
        <w:rPr>
          <w:b w:val="0"/>
        </w:rPr>
        <w:t>Insurance</w:t>
      </w:r>
      <w:proofErr w:type="gramStart"/>
      <w:r w:rsidRPr="008942B4">
        <w:rPr>
          <w:b w:val="0"/>
        </w:rPr>
        <w:t>:Quote</w:t>
      </w:r>
      <w:proofErr w:type="spellEnd"/>
      <w:proofErr w:type="gramEnd"/>
      <w:r w:rsidRPr="008942B4">
        <w:rPr>
          <w:b w:val="0"/>
        </w:rPr>
        <w:t xml:space="preserve"> &amp; Buy Online. (</w:t>
      </w:r>
      <w:proofErr w:type="spellStart"/>
      <w:r w:rsidRPr="008942B4">
        <w:rPr>
          <w:b w:val="0"/>
        </w:rPr>
        <w:t>n.d.</w:t>
      </w:r>
      <w:proofErr w:type="spellEnd"/>
      <w:r w:rsidRPr="008942B4">
        <w:rPr>
          <w:b w:val="0"/>
        </w:rPr>
        <w:t xml:space="preserve">). Retrieved February 18, 2015, from </w:t>
      </w:r>
      <w:hyperlink r:id="rId71" w:history="1">
        <w:r w:rsidRPr="008942B4">
          <w:rPr>
            <w:rStyle w:val="Hyperlink"/>
            <w:b w:val="0"/>
          </w:rPr>
          <w:t>http://www.farmers.com/</w:t>
        </w:r>
      </w:hyperlink>
    </w:p>
    <w:p w:rsidR="008942B4" w:rsidRDefault="008942B4" w:rsidP="008942B4"/>
    <w:p w:rsidR="008942B4" w:rsidRDefault="008942B4" w:rsidP="008942B4">
      <w:pPr>
        <w:rPr>
          <w:rFonts w:ascii="Arial" w:hAnsi="Arial" w:cs="Arial"/>
          <w:color w:val="333333"/>
          <w:sz w:val="21"/>
          <w:szCs w:val="21"/>
          <w:shd w:val="clear" w:color="auto" w:fill="FFFFFF"/>
        </w:rPr>
      </w:pPr>
      <w:r>
        <w:rPr>
          <w:rFonts w:ascii="Arial" w:hAnsi="Arial" w:cs="Arial"/>
          <w:color w:val="333333"/>
          <w:sz w:val="21"/>
          <w:szCs w:val="21"/>
          <w:shd w:val="clear" w:color="auto" w:fill="FFFFFF"/>
        </w:rPr>
        <w:t>Allstate Insurance (</w:t>
      </w:r>
      <w:proofErr w:type="spellStart"/>
      <w:r>
        <w:rPr>
          <w:rFonts w:ascii="Arial" w:hAnsi="Arial" w:cs="Arial"/>
          <w:color w:val="333333"/>
          <w:sz w:val="21"/>
          <w:szCs w:val="21"/>
          <w:shd w:val="clear" w:color="auto" w:fill="FFFFFF"/>
        </w:rPr>
        <w:t>n.d.</w:t>
      </w:r>
      <w:proofErr w:type="spellEnd"/>
      <w:r>
        <w:rPr>
          <w:rFonts w:ascii="Arial" w:hAnsi="Arial" w:cs="Arial"/>
          <w:color w:val="333333"/>
          <w:sz w:val="21"/>
          <w:szCs w:val="21"/>
          <w:shd w:val="clear" w:color="auto" w:fill="FFFFFF"/>
        </w:rPr>
        <w:t xml:space="preserve">). Retrieved February 18, 2015, from </w:t>
      </w:r>
      <w:hyperlink r:id="rId72" w:history="1">
        <w:r w:rsidRPr="008942B4">
          <w:rPr>
            <w:rStyle w:val="Hyperlink"/>
            <w:rFonts w:ascii="Arial" w:hAnsi="Arial" w:cs="Arial"/>
            <w:sz w:val="21"/>
            <w:szCs w:val="21"/>
            <w:shd w:val="clear" w:color="auto" w:fill="FFFFFF"/>
          </w:rPr>
          <w:t>http://www.allstate.com/‎</w:t>
        </w:r>
      </w:hyperlink>
    </w:p>
    <w:p w:rsidR="008942B4" w:rsidRDefault="008942B4" w:rsidP="008942B4">
      <w:pPr>
        <w:rPr>
          <w:rFonts w:ascii="Arial" w:hAnsi="Arial" w:cs="Arial"/>
          <w:color w:val="333333"/>
          <w:sz w:val="21"/>
          <w:szCs w:val="21"/>
          <w:shd w:val="clear" w:color="auto" w:fill="FFFFFF"/>
        </w:rPr>
      </w:pPr>
    </w:p>
    <w:p w:rsidR="008942B4" w:rsidRPr="008942B4" w:rsidRDefault="008942B4" w:rsidP="008942B4"/>
    <w:p w:rsidR="00844A2A" w:rsidRPr="004B25FC" w:rsidRDefault="00A97336" w:rsidP="0056218A">
      <w:pPr>
        <w:pStyle w:val="Heading1"/>
        <w:rPr>
          <w:rFonts w:ascii="Calibri" w:hAnsi="Calibri"/>
          <w:b w:val="0"/>
          <w:sz w:val="52"/>
          <w:szCs w:val="52"/>
        </w:rPr>
      </w:pPr>
      <w:r>
        <w:rPr>
          <w:sz w:val="28"/>
        </w:rPr>
        <w:t xml:space="preserve"> </w:t>
      </w:r>
      <w:r w:rsidR="00844A2A" w:rsidRPr="004B25FC">
        <w:rPr>
          <w:rFonts w:ascii="Calibri" w:hAnsi="Calibri"/>
          <w:sz w:val="52"/>
          <w:szCs w:val="52"/>
        </w:rPr>
        <w:t>6.0.</w:t>
      </w:r>
      <w:r w:rsidR="00844A2A" w:rsidRPr="004B25FC">
        <w:rPr>
          <w:rFonts w:ascii="Calibri" w:hAnsi="Calibri"/>
          <w:sz w:val="52"/>
          <w:szCs w:val="52"/>
        </w:rPr>
        <w:tab/>
        <w:t xml:space="preserve"> </w:t>
      </w:r>
      <w:r w:rsidRPr="004B25FC">
        <w:rPr>
          <w:rFonts w:ascii="Calibri" w:hAnsi="Calibri"/>
          <w:sz w:val="52"/>
          <w:szCs w:val="52"/>
        </w:rPr>
        <w:t xml:space="preserve"> </w:t>
      </w:r>
      <w:r w:rsidR="00844A2A" w:rsidRPr="004B25FC">
        <w:rPr>
          <w:rFonts w:ascii="Calibri" w:hAnsi="Calibri"/>
          <w:sz w:val="52"/>
          <w:szCs w:val="52"/>
        </w:rPr>
        <w:t xml:space="preserve">Index </w:t>
      </w:r>
    </w:p>
    <w:bookmarkEnd w:id="16"/>
    <w:bookmarkEnd w:id="17"/>
    <w:bookmarkEnd w:id="18"/>
    <w:p w:rsidR="00844A2A" w:rsidRPr="00844A2A" w:rsidRDefault="00844A2A" w:rsidP="0056218A"/>
    <w:p w:rsidR="00E62F37" w:rsidRDefault="00844A2A" w:rsidP="0056218A">
      <w:pPr>
        <w:rPr>
          <w:sz w:val="24"/>
        </w:rPr>
      </w:pPr>
      <w:r>
        <w:rPr>
          <w:sz w:val="24"/>
        </w:rPr>
        <w:t>&lt;&lt;What pages are important key terms located&gt;&gt;</w:t>
      </w:r>
    </w:p>
    <w:p w:rsidR="00E62F37" w:rsidRDefault="00E62F37" w:rsidP="0056218A">
      <w:pPr>
        <w:rPr>
          <w:sz w:val="24"/>
        </w:rPr>
      </w:pPr>
    </w:p>
    <w:p w:rsidR="00844A2A" w:rsidRDefault="00844A2A" w:rsidP="0056218A"/>
    <w:sectPr w:rsidR="00844A2A" w:rsidSect="00A85C0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27EF" w:rsidRDefault="004A27EF" w:rsidP="00B7334D">
      <w:r>
        <w:separator/>
      </w:r>
    </w:p>
  </w:endnote>
  <w:endnote w:type="continuationSeparator" w:id="0">
    <w:p w:rsidR="004A27EF" w:rsidRDefault="004A27EF" w:rsidP="00B73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PTSans-Regular">
    <w:altName w:val="Arial"/>
    <w:charset w:val="CC"/>
    <w:family w:val="swiss"/>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6772201"/>
      <w:docPartObj>
        <w:docPartGallery w:val="Page Numbers (Bottom of Page)"/>
        <w:docPartUnique/>
      </w:docPartObj>
    </w:sdtPr>
    <w:sdtEndPr>
      <w:rPr>
        <w:noProof/>
      </w:rPr>
    </w:sdtEndPr>
    <w:sdtContent>
      <w:p w:rsidR="000F3A21" w:rsidRDefault="000F3A21">
        <w:pPr>
          <w:pStyle w:val="Footer"/>
          <w:jc w:val="center"/>
        </w:pPr>
        <w:r>
          <w:fldChar w:fldCharType="begin"/>
        </w:r>
        <w:r>
          <w:instrText xml:space="preserve"> PAGE   \* MERGEFORMAT </w:instrText>
        </w:r>
        <w:r>
          <w:fldChar w:fldCharType="separate"/>
        </w:r>
        <w:r w:rsidR="004B25FC">
          <w:rPr>
            <w:noProof/>
          </w:rPr>
          <w:t>48</w:t>
        </w:r>
        <w:r>
          <w:rPr>
            <w:noProof/>
          </w:rPr>
          <w:fldChar w:fldCharType="end"/>
        </w:r>
      </w:p>
    </w:sdtContent>
  </w:sdt>
  <w:p w:rsidR="000F3A21" w:rsidRDefault="000F3A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27EF" w:rsidRDefault="004A27EF" w:rsidP="00B7334D">
      <w:r>
        <w:separator/>
      </w:r>
    </w:p>
  </w:footnote>
  <w:footnote w:type="continuationSeparator" w:id="0">
    <w:p w:rsidR="004A27EF" w:rsidRDefault="004A27EF" w:rsidP="00B733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688B216"/>
    <w:lvl w:ilvl="0">
      <w:start w:val="1"/>
      <w:numFmt w:val="bullet"/>
      <w:lvlText w:val=""/>
      <w:lvlJc w:val="left"/>
      <w:pPr>
        <w:tabs>
          <w:tab w:val="num" w:pos="0"/>
        </w:tabs>
        <w:ind w:left="0" w:firstLine="0"/>
      </w:pPr>
      <w:rPr>
        <w:rFonts w:ascii="Symbol" w:hAnsi="Symbol" w:hint="default"/>
      </w:rPr>
    </w:lvl>
    <w:lvl w:ilvl="1">
      <w:start w:val="1"/>
      <w:numFmt w:val="bullet"/>
      <w:pStyle w:val="NoSpacing"/>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Times New Roman"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Times New Roman"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025694"/>
    <w:multiLevelType w:val="hybridMultilevel"/>
    <w:tmpl w:val="926A5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A7143"/>
    <w:multiLevelType w:val="multilevel"/>
    <w:tmpl w:val="5044D506"/>
    <w:lvl w:ilvl="0">
      <w:start w:val="1"/>
      <w:numFmt w:val="decimal"/>
      <w:lvlText w:val="%1."/>
      <w:lvlJc w:val="left"/>
      <w:pPr>
        <w:ind w:left="720" w:hanging="360"/>
      </w:pPr>
      <w:rPr>
        <w:rFonts w:hint="default"/>
      </w:rPr>
    </w:lvl>
    <w:lvl w:ilv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3">
    <w:nsid w:val="05D43E20"/>
    <w:multiLevelType w:val="hybridMultilevel"/>
    <w:tmpl w:val="C7385868"/>
    <w:lvl w:ilvl="0" w:tplc="5D9E01F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63D5083"/>
    <w:multiLevelType w:val="hybridMultilevel"/>
    <w:tmpl w:val="C11CE0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141348"/>
    <w:multiLevelType w:val="hybridMultilevel"/>
    <w:tmpl w:val="E46C897E"/>
    <w:lvl w:ilvl="0" w:tplc="A7E6B2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7B410A4"/>
    <w:multiLevelType w:val="hybridMultilevel"/>
    <w:tmpl w:val="14C06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90936CE"/>
    <w:multiLevelType w:val="hybridMultilevel"/>
    <w:tmpl w:val="B8BC8286"/>
    <w:lvl w:ilvl="0" w:tplc="4738C54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98E10DB"/>
    <w:multiLevelType w:val="hybridMultilevel"/>
    <w:tmpl w:val="DC681AD8"/>
    <w:lvl w:ilvl="0" w:tplc="26CAA120">
      <w:start w:val="2"/>
      <w:numFmt w:val="decimal"/>
      <w:lvlText w:val="%1."/>
      <w:lvlJc w:val="left"/>
      <w:pPr>
        <w:ind w:left="720" w:hanging="360"/>
      </w:pPr>
      <w:rPr>
        <w:rFonts w:ascii="Times New Roman" w:eastAsia="Times New Roman" w:hAnsi="Times New Roman" w:cs="Times New Roman" w:hint="default"/>
        <w:b/>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20E65858"/>
    <w:multiLevelType w:val="hybridMultilevel"/>
    <w:tmpl w:val="0E400414"/>
    <w:lvl w:ilvl="0" w:tplc="6EA0543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4075E6E"/>
    <w:multiLevelType w:val="hybridMultilevel"/>
    <w:tmpl w:val="29447B1E"/>
    <w:lvl w:ilvl="0" w:tplc="04E4E5C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nsid w:val="25527C1B"/>
    <w:multiLevelType w:val="hybridMultilevel"/>
    <w:tmpl w:val="C42C3D2C"/>
    <w:lvl w:ilvl="0" w:tplc="9A9AA22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282C4DB0"/>
    <w:multiLevelType w:val="hybridMultilevel"/>
    <w:tmpl w:val="0FDE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274524"/>
    <w:multiLevelType w:val="hybridMultilevel"/>
    <w:tmpl w:val="99388B68"/>
    <w:lvl w:ilvl="0" w:tplc="17FECA4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ED26090"/>
    <w:multiLevelType w:val="hybridMultilevel"/>
    <w:tmpl w:val="1DA0DC18"/>
    <w:lvl w:ilvl="0" w:tplc="67A6A61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1293253"/>
    <w:multiLevelType w:val="hybridMultilevel"/>
    <w:tmpl w:val="128A9B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FB64E7"/>
    <w:multiLevelType w:val="hybridMultilevel"/>
    <w:tmpl w:val="E86E6406"/>
    <w:lvl w:ilvl="0" w:tplc="DB6EBA48">
      <w:start w:val="1"/>
      <w:numFmt w:val="decimal"/>
      <w:lvlText w:val="%1-"/>
      <w:lvlJc w:val="left"/>
      <w:pPr>
        <w:ind w:left="720" w:hanging="360"/>
      </w:pPr>
      <w:rPr>
        <w:rFonts w:ascii="Calibri" w:hAnsi="Calibri"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71A0CF9"/>
    <w:multiLevelType w:val="hybridMultilevel"/>
    <w:tmpl w:val="7E1A22DE"/>
    <w:lvl w:ilvl="0" w:tplc="C2444DE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3C4E3363"/>
    <w:multiLevelType w:val="hybridMultilevel"/>
    <w:tmpl w:val="1CD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5A26ED"/>
    <w:multiLevelType w:val="hybridMultilevel"/>
    <w:tmpl w:val="1D324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A2740C"/>
    <w:multiLevelType w:val="hybridMultilevel"/>
    <w:tmpl w:val="96665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8F1172"/>
    <w:multiLevelType w:val="multilevel"/>
    <w:tmpl w:val="BD52A5CC"/>
    <w:lvl w:ilvl="0">
      <w:start w:val="1"/>
      <w:numFmt w:val="decimal"/>
      <w:lvlText w:val="%1."/>
      <w:lvlJc w:val="left"/>
      <w:pPr>
        <w:ind w:left="1080" w:hanging="360"/>
      </w:pPr>
      <w:rPr>
        <w:rFonts w:hint="default"/>
      </w:rPr>
    </w:lvl>
    <w:lvl w:ilvl="1">
      <w:start w:val="3"/>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nsid w:val="560542FA"/>
    <w:multiLevelType w:val="hybridMultilevel"/>
    <w:tmpl w:val="CE5ADC8A"/>
    <w:lvl w:ilvl="0" w:tplc="4404BC5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5CB13296"/>
    <w:multiLevelType w:val="hybridMultilevel"/>
    <w:tmpl w:val="D2DCC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8106B4"/>
    <w:multiLevelType w:val="hybridMultilevel"/>
    <w:tmpl w:val="39248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6A212EE3"/>
    <w:multiLevelType w:val="multilevel"/>
    <w:tmpl w:val="F4D42160"/>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B0C0920"/>
    <w:multiLevelType w:val="hybridMultilevel"/>
    <w:tmpl w:val="3AA669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46360A"/>
    <w:multiLevelType w:val="hybridMultilevel"/>
    <w:tmpl w:val="D4903A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FC79EB"/>
    <w:multiLevelType w:val="hybridMultilevel"/>
    <w:tmpl w:val="E46C897E"/>
    <w:lvl w:ilvl="0" w:tplc="A7E6B2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6F515037"/>
    <w:multiLevelType w:val="hybridMultilevel"/>
    <w:tmpl w:val="3A740470"/>
    <w:lvl w:ilvl="0" w:tplc="1FDA30E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7F5F3F58"/>
    <w:multiLevelType w:val="hybridMultilevel"/>
    <w:tmpl w:val="65803B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6"/>
  </w:num>
  <w:num w:numId="2">
    <w:abstractNumId w:val="24"/>
  </w:num>
  <w:num w:numId="3">
    <w:abstractNumId w:val="4"/>
  </w:num>
  <w:num w:numId="4">
    <w:abstractNumId w:val="26"/>
  </w:num>
  <w:num w:numId="5">
    <w:abstractNumId w:val="1"/>
  </w:num>
  <w:num w:numId="6">
    <w:abstractNumId w:val="27"/>
  </w:num>
  <w:num w:numId="7">
    <w:abstractNumId w:val="10"/>
  </w:num>
  <w:num w:numId="8">
    <w:abstractNumId w:val="15"/>
  </w:num>
  <w:num w:numId="9">
    <w:abstractNumId w:val="25"/>
  </w:num>
  <w:num w:numId="10">
    <w:abstractNumId w:val="18"/>
  </w:num>
  <w:num w:numId="11">
    <w:abstractNumId w:val="23"/>
  </w:num>
  <w:num w:numId="12">
    <w:abstractNumId w:val="21"/>
  </w:num>
  <w:num w:numId="13">
    <w:abstractNumId w:val="19"/>
  </w:num>
  <w:num w:numId="14">
    <w:abstractNumId w:val="2"/>
  </w:num>
  <w:num w:numId="15">
    <w:abstractNumId w:val="12"/>
  </w:num>
  <w:num w:numId="16">
    <w:abstractNumId w:val="20"/>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24"/>
  </w:num>
  <w:num w:numId="31">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F37"/>
    <w:rsid w:val="000108C2"/>
    <w:rsid w:val="00014298"/>
    <w:rsid w:val="0003424C"/>
    <w:rsid w:val="00075CF8"/>
    <w:rsid w:val="00081903"/>
    <w:rsid w:val="0008517B"/>
    <w:rsid w:val="00095E46"/>
    <w:rsid w:val="000B0FB5"/>
    <w:rsid w:val="000D6B93"/>
    <w:rsid w:val="000F3A21"/>
    <w:rsid w:val="000F6D36"/>
    <w:rsid w:val="001467DC"/>
    <w:rsid w:val="00173038"/>
    <w:rsid w:val="00177053"/>
    <w:rsid w:val="001A2715"/>
    <w:rsid w:val="001A4BD4"/>
    <w:rsid w:val="001E2554"/>
    <w:rsid w:val="001E59EE"/>
    <w:rsid w:val="001E6420"/>
    <w:rsid w:val="00202248"/>
    <w:rsid w:val="00215866"/>
    <w:rsid w:val="00220DE3"/>
    <w:rsid w:val="00224B98"/>
    <w:rsid w:val="002427BC"/>
    <w:rsid w:val="0024382A"/>
    <w:rsid w:val="00246436"/>
    <w:rsid w:val="00250B63"/>
    <w:rsid w:val="002516B9"/>
    <w:rsid w:val="00275957"/>
    <w:rsid w:val="002B6D7C"/>
    <w:rsid w:val="002D4348"/>
    <w:rsid w:val="002D7A86"/>
    <w:rsid w:val="0035175D"/>
    <w:rsid w:val="00355E7C"/>
    <w:rsid w:val="00356317"/>
    <w:rsid w:val="00365CF9"/>
    <w:rsid w:val="003C1BFF"/>
    <w:rsid w:val="003D1B13"/>
    <w:rsid w:val="003F3712"/>
    <w:rsid w:val="00435B6C"/>
    <w:rsid w:val="00435E80"/>
    <w:rsid w:val="00436E29"/>
    <w:rsid w:val="004657F9"/>
    <w:rsid w:val="0049407C"/>
    <w:rsid w:val="004A27EF"/>
    <w:rsid w:val="004B25FC"/>
    <w:rsid w:val="004B7217"/>
    <w:rsid w:val="004C31FE"/>
    <w:rsid w:val="004D79A7"/>
    <w:rsid w:val="004F145E"/>
    <w:rsid w:val="00511ABE"/>
    <w:rsid w:val="005519B6"/>
    <w:rsid w:val="00552CC5"/>
    <w:rsid w:val="0056218A"/>
    <w:rsid w:val="00562638"/>
    <w:rsid w:val="00563D24"/>
    <w:rsid w:val="00594551"/>
    <w:rsid w:val="005A5F96"/>
    <w:rsid w:val="005D6D9A"/>
    <w:rsid w:val="005E49BD"/>
    <w:rsid w:val="005E53E9"/>
    <w:rsid w:val="0060151F"/>
    <w:rsid w:val="006071E7"/>
    <w:rsid w:val="0064391B"/>
    <w:rsid w:val="0065124F"/>
    <w:rsid w:val="006606D0"/>
    <w:rsid w:val="00664DDF"/>
    <w:rsid w:val="0069595F"/>
    <w:rsid w:val="006A2839"/>
    <w:rsid w:val="006C7DEA"/>
    <w:rsid w:val="006D094B"/>
    <w:rsid w:val="00711672"/>
    <w:rsid w:val="00743752"/>
    <w:rsid w:val="00767B13"/>
    <w:rsid w:val="007773FB"/>
    <w:rsid w:val="007D0B1E"/>
    <w:rsid w:val="007F3298"/>
    <w:rsid w:val="00801746"/>
    <w:rsid w:val="00805C60"/>
    <w:rsid w:val="00844A2A"/>
    <w:rsid w:val="00856EDA"/>
    <w:rsid w:val="00886D6D"/>
    <w:rsid w:val="008933AF"/>
    <w:rsid w:val="008942B4"/>
    <w:rsid w:val="008949EC"/>
    <w:rsid w:val="008B2ECF"/>
    <w:rsid w:val="009333E1"/>
    <w:rsid w:val="00941FAF"/>
    <w:rsid w:val="0098582A"/>
    <w:rsid w:val="009B5312"/>
    <w:rsid w:val="009B70CE"/>
    <w:rsid w:val="009E3D05"/>
    <w:rsid w:val="009F4F20"/>
    <w:rsid w:val="009F607C"/>
    <w:rsid w:val="00A85C01"/>
    <w:rsid w:val="00A97336"/>
    <w:rsid w:val="00AA7633"/>
    <w:rsid w:val="00AB1A19"/>
    <w:rsid w:val="00AC4EA2"/>
    <w:rsid w:val="00B04703"/>
    <w:rsid w:val="00B10775"/>
    <w:rsid w:val="00B1193D"/>
    <w:rsid w:val="00B2332C"/>
    <w:rsid w:val="00B619CF"/>
    <w:rsid w:val="00B66EBE"/>
    <w:rsid w:val="00B7334D"/>
    <w:rsid w:val="00BA5327"/>
    <w:rsid w:val="00BD6DEF"/>
    <w:rsid w:val="00C070EF"/>
    <w:rsid w:val="00C31F31"/>
    <w:rsid w:val="00C57CA4"/>
    <w:rsid w:val="00C63F7D"/>
    <w:rsid w:val="00C6648D"/>
    <w:rsid w:val="00C77ACE"/>
    <w:rsid w:val="00CC1A9C"/>
    <w:rsid w:val="00CD6CA8"/>
    <w:rsid w:val="00CD7003"/>
    <w:rsid w:val="00CE5988"/>
    <w:rsid w:val="00D04C94"/>
    <w:rsid w:val="00D1621B"/>
    <w:rsid w:val="00D2457F"/>
    <w:rsid w:val="00D30073"/>
    <w:rsid w:val="00D5381F"/>
    <w:rsid w:val="00D607E5"/>
    <w:rsid w:val="00E116F9"/>
    <w:rsid w:val="00E15E6F"/>
    <w:rsid w:val="00E31E21"/>
    <w:rsid w:val="00E36AAD"/>
    <w:rsid w:val="00E40456"/>
    <w:rsid w:val="00E53381"/>
    <w:rsid w:val="00E60972"/>
    <w:rsid w:val="00E62F37"/>
    <w:rsid w:val="00E6327A"/>
    <w:rsid w:val="00E738D1"/>
    <w:rsid w:val="00E75FFA"/>
    <w:rsid w:val="00E76BFD"/>
    <w:rsid w:val="00E83544"/>
    <w:rsid w:val="00EC00CF"/>
    <w:rsid w:val="00EE3272"/>
    <w:rsid w:val="00F57847"/>
    <w:rsid w:val="00F97F5F"/>
    <w:rsid w:val="00FB3669"/>
    <w:rsid w:val="00FB5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87E7AF-BB2C-4D54-8F86-2B51324A4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2F37"/>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E62F37"/>
    <w:pPr>
      <w:keepNext/>
      <w:outlineLvl w:val="0"/>
    </w:pPr>
    <w:rPr>
      <w:b/>
      <w:sz w:val="24"/>
    </w:rPr>
  </w:style>
  <w:style w:type="paragraph" w:styleId="Heading2">
    <w:name w:val="heading 2"/>
    <w:basedOn w:val="Normal"/>
    <w:next w:val="Normal"/>
    <w:link w:val="Heading2Char"/>
    <w:unhideWhenUsed/>
    <w:qFormat/>
    <w:rsid w:val="00E62F37"/>
    <w:pPr>
      <w:keepNext/>
      <w:spacing w:before="240" w:after="60"/>
      <w:outlineLvl w:val="1"/>
    </w:pPr>
    <w:rPr>
      <w:rFonts w:ascii="Arial" w:hAnsi="Arial" w:cs="Arial"/>
      <w:b/>
      <w:i/>
      <w:sz w:val="24"/>
    </w:rPr>
  </w:style>
  <w:style w:type="paragraph" w:styleId="Heading3">
    <w:name w:val="heading 3"/>
    <w:basedOn w:val="Normal"/>
    <w:next w:val="Normal"/>
    <w:link w:val="Heading3Char"/>
    <w:semiHidden/>
    <w:unhideWhenUsed/>
    <w:qFormat/>
    <w:rsid w:val="00E62F37"/>
    <w:pPr>
      <w:keepNext/>
      <w:jc w:val="center"/>
      <w:outlineLvl w:val="2"/>
    </w:pPr>
    <w:rPr>
      <w:sz w:val="28"/>
    </w:rPr>
  </w:style>
  <w:style w:type="paragraph" w:styleId="Heading4">
    <w:name w:val="heading 4"/>
    <w:basedOn w:val="Normal"/>
    <w:next w:val="Normal"/>
    <w:link w:val="Heading4Char"/>
    <w:semiHidden/>
    <w:unhideWhenUsed/>
    <w:qFormat/>
    <w:rsid w:val="00E62F37"/>
    <w:pPr>
      <w:keepNext/>
      <w:outlineLvl w:val="3"/>
    </w:pPr>
    <w:rPr>
      <w:b/>
    </w:rPr>
  </w:style>
  <w:style w:type="paragraph" w:styleId="Heading5">
    <w:name w:val="heading 5"/>
    <w:basedOn w:val="Normal"/>
    <w:next w:val="Normal"/>
    <w:link w:val="Heading5Char"/>
    <w:semiHidden/>
    <w:unhideWhenUsed/>
    <w:qFormat/>
    <w:rsid w:val="00E62F37"/>
    <w:pPr>
      <w:keepNext/>
      <w:outlineLvl w:val="4"/>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2F37"/>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E62F37"/>
    <w:rPr>
      <w:rFonts w:ascii="Arial" w:eastAsia="Times New Roman" w:hAnsi="Arial" w:cs="Arial"/>
      <w:b/>
      <w:i/>
      <w:sz w:val="24"/>
      <w:szCs w:val="20"/>
    </w:rPr>
  </w:style>
  <w:style w:type="character" w:customStyle="1" w:styleId="Heading3Char">
    <w:name w:val="Heading 3 Char"/>
    <w:basedOn w:val="DefaultParagraphFont"/>
    <w:link w:val="Heading3"/>
    <w:semiHidden/>
    <w:rsid w:val="00E62F37"/>
    <w:rPr>
      <w:rFonts w:ascii="Times New Roman" w:eastAsia="Times New Roman" w:hAnsi="Times New Roman" w:cs="Times New Roman"/>
      <w:sz w:val="28"/>
      <w:szCs w:val="20"/>
    </w:rPr>
  </w:style>
  <w:style w:type="character" w:customStyle="1" w:styleId="Heading4Char">
    <w:name w:val="Heading 4 Char"/>
    <w:basedOn w:val="DefaultParagraphFont"/>
    <w:link w:val="Heading4"/>
    <w:semiHidden/>
    <w:rsid w:val="00E62F37"/>
    <w:rPr>
      <w:rFonts w:ascii="Times New Roman" w:eastAsia="Times New Roman" w:hAnsi="Times New Roman" w:cs="Times New Roman"/>
      <w:b/>
      <w:sz w:val="20"/>
      <w:szCs w:val="20"/>
    </w:rPr>
  </w:style>
  <w:style w:type="character" w:customStyle="1" w:styleId="Heading5Char">
    <w:name w:val="Heading 5 Char"/>
    <w:basedOn w:val="DefaultParagraphFont"/>
    <w:link w:val="Heading5"/>
    <w:semiHidden/>
    <w:rsid w:val="00E62F37"/>
    <w:rPr>
      <w:rFonts w:ascii="Times New Roman" w:eastAsia="Times New Roman" w:hAnsi="Times New Roman" w:cs="Times New Roman"/>
      <w:sz w:val="24"/>
      <w:szCs w:val="20"/>
    </w:rPr>
  </w:style>
  <w:style w:type="character" w:styleId="Hyperlink">
    <w:name w:val="Hyperlink"/>
    <w:basedOn w:val="DefaultParagraphFont"/>
    <w:unhideWhenUsed/>
    <w:rsid w:val="00E62F37"/>
    <w:rPr>
      <w:color w:val="0000FF"/>
      <w:u w:val="single"/>
    </w:rPr>
  </w:style>
  <w:style w:type="paragraph" w:styleId="Index1">
    <w:name w:val="index 1"/>
    <w:basedOn w:val="Normal"/>
    <w:next w:val="Normal"/>
    <w:autoRedefine/>
    <w:unhideWhenUsed/>
    <w:rsid w:val="00E62F37"/>
    <w:pPr>
      <w:ind w:left="200" w:hanging="200"/>
    </w:pPr>
  </w:style>
  <w:style w:type="paragraph" w:styleId="TOC1">
    <w:name w:val="toc 1"/>
    <w:basedOn w:val="Normal"/>
    <w:next w:val="Normal"/>
    <w:autoRedefine/>
    <w:semiHidden/>
    <w:unhideWhenUsed/>
    <w:rsid w:val="00E62F37"/>
  </w:style>
  <w:style w:type="paragraph" w:styleId="TOC2">
    <w:name w:val="toc 2"/>
    <w:basedOn w:val="Normal"/>
    <w:next w:val="Normal"/>
    <w:autoRedefine/>
    <w:semiHidden/>
    <w:unhideWhenUsed/>
    <w:rsid w:val="00E62F37"/>
    <w:pPr>
      <w:ind w:left="200"/>
    </w:pPr>
  </w:style>
  <w:style w:type="paragraph" w:styleId="TOC3">
    <w:name w:val="toc 3"/>
    <w:basedOn w:val="Normal"/>
    <w:next w:val="Normal"/>
    <w:autoRedefine/>
    <w:unhideWhenUsed/>
    <w:rsid w:val="00E62F37"/>
    <w:pPr>
      <w:ind w:left="400"/>
    </w:pPr>
  </w:style>
  <w:style w:type="paragraph" w:styleId="TOC4">
    <w:name w:val="toc 4"/>
    <w:basedOn w:val="Normal"/>
    <w:next w:val="Normal"/>
    <w:autoRedefine/>
    <w:semiHidden/>
    <w:unhideWhenUsed/>
    <w:rsid w:val="00E62F37"/>
    <w:pPr>
      <w:ind w:left="600"/>
    </w:pPr>
  </w:style>
  <w:style w:type="paragraph" w:styleId="Header">
    <w:name w:val="header"/>
    <w:basedOn w:val="Normal"/>
    <w:link w:val="HeaderChar"/>
    <w:unhideWhenUsed/>
    <w:rsid w:val="00E62F37"/>
    <w:pPr>
      <w:tabs>
        <w:tab w:val="center" w:pos="4320"/>
        <w:tab w:val="right" w:pos="8640"/>
      </w:tabs>
    </w:pPr>
  </w:style>
  <w:style w:type="character" w:customStyle="1" w:styleId="HeaderChar">
    <w:name w:val="Header Char"/>
    <w:basedOn w:val="DefaultParagraphFont"/>
    <w:link w:val="Header"/>
    <w:rsid w:val="00E62F37"/>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E62F3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E62F37"/>
    <w:pPr>
      <w:tabs>
        <w:tab w:val="center" w:pos="4320"/>
        <w:tab w:val="right" w:pos="8640"/>
      </w:tabs>
    </w:pPr>
  </w:style>
  <w:style w:type="paragraph" w:styleId="Caption">
    <w:name w:val="caption"/>
    <w:basedOn w:val="Normal"/>
    <w:next w:val="Normal"/>
    <w:semiHidden/>
    <w:unhideWhenUsed/>
    <w:qFormat/>
    <w:rsid w:val="00E62F37"/>
    <w:pPr>
      <w:spacing w:before="120" w:after="120"/>
    </w:pPr>
    <w:rPr>
      <w:b/>
    </w:rPr>
  </w:style>
  <w:style w:type="paragraph" w:styleId="TableofFigures">
    <w:name w:val="table of figures"/>
    <w:basedOn w:val="Normal"/>
    <w:next w:val="Normal"/>
    <w:semiHidden/>
    <w:unhideWhenUsed/>
    <w:rsid w:val="00E62F37"/>
    <w:pPr>
      <w:ind w:left="400" w:hanging="400"/>
    </w:pPr>
  </w:style>
  <w:style w:type="paragraph" w:styleId="BodyText">
    <w:name w:val="Body Text"/>
    <w:basedOn w:val="Normal"/>
    <w:link w:val="BodyTextChar"/>
    <w:unhideWhenUsed/>
    <w:rsid w:val="00E62F37"/>
    <w:rPr>
      <w:sz w:val="24"/>
    </w:rPr>
  </w:style>
  <w:style w:type="character" w:customStyle="1" w:styleId="BodyTextChar">
    <w:name w:val="Body Text Char"/>
    <w:basedOn w:val="DefaultParagraphFont"/>
    <w:link w:val="BodyText"/>
    <w:rsid w:val="00E62F37"/>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semiHidden/>
    <w:rsid w:val="00E62F37"/>
    <w:rPr>
      <w:rFonts w:ascii="Times New Roman" w:eastAsia="Times New Roman" w:hAnsi="Times New Roman" w:cs="Times New Roman"/>
      <w:sz w:val="24"/>
      <w:szCs w:val="20"/>
    </w:rPr>
  </w:style>
  <w:style w:type="paragraph" w:styleId="BodyTextIndent2">
    <w:name w:val="Body Text Indent 2"/>
    <w:basedOn w:val="Normal"/>
    <w:link w:val="BodyTextIndent2Char"/>
    <w:semiHidden/>
    <w:unhideWhenUsed/>
    <w:rsid w:val="00E62F37"/>
    <w:pPr>
      <w:ind w:firstLine="420"/>
    </w:pPr>
    <w:rPr>
      <w:sz w:val="24"/>
    </w:rPr>
  </w:style>
  <w:style w:type="character" w:customStyle="1" w:styleId="PlainTextChar">
    <w:name w:val="Plain Text Char"/>
    <w:basedOn w:val="DefaultParagraphFont"/>
    <w:link w:val="PlainText"/>
    <w:semiHidden/>
    <w:rsid w:val="00E62F37"/>
    <w:rPr>
      <w:rFonts w:ascii="Courier New" w:eastAsia="Times New Roman" w:hAnsi="Courier New" w:cs="Times New Roman"/>
      <w:sz w:val="20"/>
      <w:szCs w:val="20"/>
    </w:rPr>
  </w:style>
  <w:style w:type="paragraph" w:styleId="PlainText">
    <w:name w:val="Plain Text"/>
    <w:basedOn w:val="Normal"/>
    <w:link w:val="PlainTextChar"/>
    <w:semiHidden/>
    <w:unhideWhenUsed/>
    <w:rsid w:val="00E62F37"/>
    <w:rPr>
      <w:rFonts w:ascii="Courier New" w:hAnsi="Courier New"/>
    </w:rPr>
  </w:style>
  <w:style w:type="paragraph" w:styleId="ListParagraph">
    <w:name w:val="List Paragraph"/>
    <w:basedOn w:val="Normal"/>
    <w:uiPriority w:val="34"/>
    <w:qFormat/>
    <w:rsid w:val="004D79A7"/>
    <w:pPr>
      <w:ind w:left="720"/>
      <w:contextualSpacing/>
    </w:pPr>
  </w:style>
  <w:style w:type="character" w:customStyle="1" w:styleId="Quote1">
    <w:name w:val="Quote1"/>
    <w:basedOn w:val="DefaultParagraphFont"/>
    <w:rsid w:val="00250B63"/>
  </w:style>
  <w:style w:type="table" w:styleId="TableGrid">
    <w:name w:val="Table Grid"/>
    <w:basedOn w:val="TableNormal"/>
    <w:uiPriority w:val="39"/>
    <w:rsid w:val="00F97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215866"/>
    <w:pPr>
      <w:keepNext/>
      <w:numPr>
        <w:ilvl w:val="1"/>
        <w:numId w:val="27"/>
      </w:numPr>
      <w:spacing w:before="100" w:after="200" w:line="276" w:lineRule="auto"/>
      <w:contextualSpacing/>
      <w:outlineLvl w:val="1"/>
    </w:pPr>
    <w:rPr>
      <w:rFonts w:ascii="Verdana" w:eastAsia="MS Gothic"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524393">
      <w:bodyDiv w:val="1"/>
      <w:marLeft w:val="0"/>
      <w:marRight w:val="0"/>
      <w:marTop w:val="0"/>
      <w:marBottom w:val="0"/>
      <w:divBdr>
        <w:top w:val="none" w:sz="0" w:space="0" w:color="auto"/>
        <w:left w:val="none" w:sz="0" w:space="0" w:color="auto"/>
        <w:bottom w:val="none" w:sz="0" w:space="0" w:color="auto"/>
        <w:right w:val="none" w:sz="0" w:space="0" w:color="auto"/>
      </w:divBdr>
    </w:div>
    <w:div w:id="137040645">
      <w:bodyDiv w:val="1"/>
      <w:marLeft w:val="0"/>
      <w:marRight w:val="0"/>
      <w:marTop w:val="0"/>
      <w:marBottom w:val="0"/>
      <w:divBdr>
        <w:top w:val="none" w:sz="0" w:space="0" w:color="auto"/>
        <w:left w:val="none" w:sz="0" w:space="0" w:color="auto"/>
        <w:bottom w:val="none" w:sz="0" w:space="0" w:color="auto"/>
        <w:right w:val="none" w:sz="0" w:space="0" w:color="auto"/>
      </w:divBdr>
      <w:divsChild>
        <w:div w:id="1515270118">
          <w:marLeft w:val="0"/>
          <w:marRight w:val="0"/>
          <w:marTop w:val="0"/>
          <w:marBottom w:val="0"/>
          <w:divBdr>
            <w:top w:val="none" w:sz="0" w:space="0" w:color="auto"/>
            <w:left w:val="none" w:sz="0" w:space="0" w:color="auto"/>
            <w:bottom w:val="none" w:sz="0" w:space="0" w:color="auto"/>
            <w:right w:val="none" w:sz="0" w:space="0" w:color="auto"/>
          </w:divBdr>
        </w:div>
        <w:div w:id="407507775">
          <w:marLeft w:val="0"/>
          <w:marRight w:val="0"/>
          <w:marTop w:val="0"/>
          <w:marBottom w:val="0"/>
          <w:divBdr>
            <w:top w:val="none" w:sz="0" w:space="0" w:color="auto"/>
            <w:left w:val="none" w:sz="0" w:space="0" w:color="auto"/>
            <w:bottom w:val="none" w:sz="0" w:space="0" w:color="auto"/>
            <w:right w:val="none" w:sz="0" w:space="0" w:color="auto"/>
          </w:divBdr>
        </w:div>
        <w:div w:id="1878200757">
          <w:marLeft w:val="0"/>
          <w:marRight w:val="0"/>
          <w:marTop w:val="0"/>
          <w:marBottom w:val="0"/>
          <w:divBdr>
            <w:top w:val="none" w:sz="0" w:space="0" w:color="auto"/>
            <w:left w:val="none" w:sz="0" w:space="0" w:color="auto"/>
            <w:bottom w:val="none" w:sz="0" w:space="0" w:color="auto"/>
            <w:right w:val="none" w:sz="0" w:space="0" w:color="auto"/>
          </w:divBdr>
        </w:div>
        <w:div w:id="1366830533">
          <w:marLeft w:val="0"/>
          <w:marRight w:val="0"/>
          <w:marTop w:val="0"/>
          <w:marBottom w:val="0"/>
          <w:divBdr>
            <w:top w:val="none" w:sz="0" w:space="0" w:color="auto"/>
            <w:left w:val="none" w:sz="0" w:space="0" w:color="auto"/>
            <w:bottom w:val="none" w:sz="0" w:space="0" w:color="auto"/>
            <w:right w:val="none" w:sz="0" w:space="0" w:color="auto"/>
          </w:divBdr>
        </w:div>
        <w:div w:id="1692105630">
          <w:marLeft w:val="0"/>
          <w:marRight w:val="0"/>
          <w:marTop w:val="0"/>
          <w:marBottom w:val="0"/>
          <w:divBdr>
            <w:top w:val="none" w:sz="0" w:space="0" w:color="auto"/>
            <w:left w:val="none" w:sz="0" w:space="0" w:color="auto"/>
            <w:bottom w:val="none" w:sz="0" w:space="0" w:color="auto"/>
            <w:right w:val="none" w:sz="0" w:space="0" w:color="auto"/>
          </w:divBdr>
        </w:div>
        <w:div w:id="418411590">
          <w:marLeft w:val="0"/>
          <w:marRight w:val="0"/>
          <w:marTop w:val="0"/>
          <w:marBottom w:val="0"/>
          <w:divBdr>
            <w:top w:val="none" w:sz="0" w:space="0" w:color="auto"/>
            <w:left w:val="none" w:sz="0" w:space="0" w:color="auto"/>
            <w:bottom w:val="none" w:sz="0" w:space="0" w:color="auto"/>
            <w:right w:val="none" w:sz="0" w:space="0" w:color="auto"/>
          </w:divBdr>
        </w:div>
        <w:div w:id="1506362161">
          <w:marLeft w:val="0"/>
          <w:marRight w:val="0"/>
          <w:marTop w:val="0"/>
          <w:marBottom w:val="0"/>
          <w:divBdr>
            <w:top w:val="none" w:sz="0" w:space="0" w:color="auto"/>
            <w:left w:val="none" w:sz="0" w:space="0" w:color="auto"/>
            <w:bottom w:val="none" w:sz="0" w:space="0" w:color="auto"/>
            <w:right w:val="none" w:sz="0" w:space="0" w:color="auto"/>
          </w:divBdr>
        </w:div>
        <w:div w:id="1223978613">
          <w:marLeft w:val="0"/>
          <w:marRight w:val="0"/>
          <w:marTop w:val="0"/>
          <w:marBottom w:val="0"/>
          <w:divBdr>
            <w:top w:val="none" w:sz="0" w:space="0" w:color="auto"/>
            <w:left w:val="none" w:sz="0" w:space="0" w:color="auto"/>
            <w:bottom w:val="none" w:sz="0" w:space="0" w:color="auto"/>
            <w:right w:val="none" w:sz="0" w:space="0" w:color="auto"/>
          </w:divBdr>
        </w:div>
        <w:div w:id="436798932">
          <w:marLeft w:val="0"/>
          <w:marRight w:val="0"/>
          <w:marTop w:val="0"/>
          <w:marBottom w:val="0"/>
          <w:divBdr>
            <w:top w:val="none" w:sz="0" w:space="0" w:color="auto"/>
            <w:left w:val="none" w:sz="0" w:space="0" w:color="auto"/>
            <w:bottom w:val="none" w:sz="0" w:space="0" w:color="auto"/>
            <w:right w:val="none" w:sz="0" w:space="0" w:color="auto"/>
          </w:divBdr>
        </w:div>
        <w:div w:id="355274029">
          <w:marLeft w:val="0"/>
          <w:marRight w:val="0"/>
          <w:marTop w:val="0"/>
          <w:marBottom w:val="0"/>
          <w:divBdr>
            <w:top w:val="none" w:sz="0" w:space="0" w:color="auto"/>
            <w:left w:val="none" w:sz="0" w:space="0" w:color="auto"/>
            <w:bottom w:val="none" w:sz="0" w:space="0" w:color="auto"/>
            <w:right w:val="none" w:sz="0" w:space="0" w:color="auto"/>
          </w:divBdr>
        </w:div>
        <w:div w:id="2134059571">
          <w:marLeft w:val="0"/>
          <w:marRight w:val="0"/>
          <w:marTop w:val="0"/>
          <w:marBottom w:val="0"/>
          <w:divBdr>
            <w:top w:val="none" w:sz="0" w:space="0" w:color="auto"/>
            <w:left w:val="none" w:sz="0" w:space="0" w:color="auto"/>
            <w:bottom w:val="none" w:sz="0" w:space="0" w:color="auto"/>
            <w:right w:val="none" w:sz="0" w:space="0" w:color="auto"/>
          </w:divBdr>
        </w:div>
        <w:div w:id="1873107379">
          <w:marLeft w:val="0"/>
          <w:marRight w:val="0"/>
          <w:marTop w:val="0"/>
          <w:marBottom w:val="0"/>
          <w:divBdr>
            <w:top w:val="none" w:sz="0" w:space="0" w:color="auto"/>
            <w:left w:val="none" w:sz="0" w:space="0" w:color="auto"/>
            <w:bottom w:val="none" w:sz="0" w:space="0" w:color="auto"/>
            <w:right w:val="none" w:sz="0" w:space="0" w:color="auto"/>
          </w:divBdr>
        </w:div>
        <w:div w:id="1074544084">
          <w:marLeft w:val="0"/>
          <w:marRight w:val="0"/>
          <w:marTop w:val="0"/>
          <w:marBottom w:val="0"/>
          <w:divBdr>
            <w:top w:val="none" w:sz="0" w:space="0" w:color="auto"/>
            <w:left w:val="none" w:sz="0" w:space="0" w:color="auto"/>
            <w:bottom w:val="none" w:sz="0" w:space="0" w:color="auto"/>
            <w:right w:val="none" w:sz="0" w:space="0" w:color="auto"/>
          </w:divBdr>
        </w:div>
      </w:divsChild>
    </w:div>
    <w:div w:id="140584109">
      <w:bodyDiv w:val="1"/>
      <w:marLeft w:val="0"/>
      <w:marRight w:val="0"/>
      <w:marTop w:val="0"/>
      <w:marBottom w:val="0"/>
      <w:divBdr>
        <w:top w:val="none" w:sz="0" w:space="0" w:color="auto"/>
        <w:left w:val="none" w:sz="0" w:space="0" w:color="auto"/>
        <w:bottom w:val="none" w:sz="0" w:space="0" w:color="auto"/>
        <w:right w:val="none" w:sz="0" w:space="0" w:color="auto"/>
      </w:divBdr>
    </w:div>
    <w:div w:id="431244878">
      <w:bodyDiv w:val="1"/>
      <w:marLeft w:val="0"/>
      <w:marRight w:val="0"/>
      <w:marTop w:val="0"/>
      <w:marBottom w:val="0"/>
      <w:divBdr>
        <w:top w:val="none" w:sz="0" w:space="0" w:color="auto"/>
        <w:left w:val="none" w:sz="0" w:space="0" w:color="auto"/>
        <w:bottom w:val="none" w:sz="0" w:space="0" w:color="auto"/>
        <w:right w:val="none" w:sz="0" w:space="0" w:color="auto"/>
      </w:divBdr>
    </w:div>
    <w:div w:id="489448140">
      <w:bodyDiv w:val="1"/>
      <w:marLeft w:val="0"/>
      <w:marRight w:val="0"/>
      <w:marTop w:val="0"/>
      <w:marBottom w:val="0"/>
      <w:divBdr>
        <w:top w:val="none" w:sz="0" w:space="0" w:color="auto"/>
        <w:left w:val="none" w:sz="0" w:space="0" w:color="auto"/>
        <w:bottom w:val="none" w:sz="0" w:space="0" w:color="auto"/>
        <w:right w:val="none" w:sz="0" w:space="0" w:color="auto"/>
      </w:divBdr>
    </w:div>
    <w:div w:id="515389855">
      <w:bodyDiv w:val="1"/>
      <w:marLeft w:val="0"/>
      <w:marRight w:val="0"/>
      <w:marTop w:val="0"/>
      <w:marBottom w:val="0"/>
      <w:divBdr>
        <w:top w:val="none" w:sz="0" w:space="0" w:color="auto"/>
        <w:left w:val="none" w:sz="0" w:space="0" w:color="auto"/>
        <w:bottom w:val="none" w:sz="0" w:space="0" w:color="auto"/>
        <w:right w:val="none" w:sz="0" w:space="0" w:color="auto"/>
      </w:divBdr>
    </w:div>
    <w:div w:id="534656584">
      <w:bodyDiv w:val="1"/>
      <w:marLeft w:val="0"/>
      <w:marRight w:val="0"/>
      <w:marTop w:val="0"/>
      <w:marBottom w:val="0"/>
      <w:divBdr>
        <w:top w:val="none" w:sz="0" w:space="0" w:color="auto"/>
        <w:left w:val="none" w:sz="0" w:space="0" w:color="auto"/>
        <w:bottom w:val="none" w:sz="0" w:space="0" w:color="auto"/>
        <w:right w:val="none" w:sz="0" w:space="0" w:color="auto"/>
      </w:divBdr>
    </w:div>
    <w:div w:id="590698943">
      <w:bodyDiv w:val="1"/>
      <w:marLeft w:val="0"/>
      <w:marRight w:val="0"/>
      <w:marTop w:val="0"/>
      <w:marBottom w:val="0"/>
      <w:divBdr>
        <w:top w:val="none" w:sz="0" w:space="0" w:color="auto"/>
        <w:left w:val="none" w:sz="0" w:space="0" w:color="auto"/>
        <w:bottom w:val="none" w:sz="0" w:space="0" w:color="auto"/>
        <w:right w:val="none" w:sz="0" w:space="0" w:color="auto"/>
      </w:divBdr>
    </w:div>
    <w:div w:id="631591849">
      <w:bodyDiv w:val="1"/>
      <w:marLeft w:val="0"/>
      <w:marRight w:val="0"/>
      <w:marTop w:val="0"/>
      <w:marBottom w:val="0"/>
      <w:divBdr>
        <w:top w:val="none" w:sz="0" w:space="0" w:color="auto"/>
        <w:left w:val="none" w:sz="0" w:space="0" w:color="auto"/>
        <w:bottom w:val="none" w:sz="0" w:space="0" w:color="auto"/>
        <w:right w:val="none" w:sz="0" w:space="0" w:color="auto"/>
      </w:divBdr>
    </w:div>
    <w:div w:id="677462897">
      <w:bodyDiv w:val="1"/>
      <w:marLeft w:val="0"/>
      <w:marRight w:val="0"/>
      <w:marTop w:val="0"/>
      <w:marBottom w:val="0"/>
      <w:divBdr>
        <w:top w:val="none" w:sz="0" w:space="0" w:color="auto"/>
        <w:left w:val="none" w:sz="0" w:space="0" w:color="auto"/>
        <w:bottom w:val="none" w:sz="0" w:space="0" w:color="auto"/>
        <w:right w:val="none" w:sz="0" w:space="0" w:color="auto"/>
      </w:divBdr>
    </w:div>
    <w:div w:id="692345413">
      <w:bodyDiv w:val="1"/>
      <w:marLeft w:val="0"/>
      <w:marRight w:val="0"/>
      <w:marTop w:val="0"/>
      <w:marBottom w:val="0"/>
      <w:divBdr>
        <w:top w:val="none" w:sz="0" w:space="0" w:color="auto"/>
        <w:left w:val="none" w:sz="0" w:space="0" w:color="auto"/>
        <w:bottom w:val="none" w:sz="0" w:space="0" w:color="auto"/>
        <w:right w:val="none" w:sz="0" w:space="0" w:color="auto"/>
      </w:divBdr>
    </w:div>
    <w:div w:id="816999010">
      <w:bodyDiv w:val="1"/>
      <w:marLeft w:val="0"/>
      <w:marRight w:val="0"/>
      <w:marTop w:val="0"/>
      <w:marBottom w:val="0"/>
      <w:divBdr>
        <w:top w:val="none" w:sz="0" w:space="0" w:color="auto"/>
        <w:left w:val="none" w:sz="0" w:space="0" w:color="auto"/>
        <w:bottom w:val="none" w:sz="0" w:space="0" w:color="auto"/>
        <w:right w:val="none" w:sz="0" w:space="0" w:color="auto"/>
      </w:divBdr>
    </w:div>
    <w:div w:id="860438506">
      <w:bodyDiv w:val="1"/>
      <w:marLeft w:val="0"/>
      <w:marRight w:val="0"/>
      <w:marTop w:val="0"/>
      <w:marBottom w:val="0"/>
      <w:divBdr>
        <w:top w:val="none" w:sz="0" w:space="0" w:color="auto"/>
        <w:left w:val="none" w:sz="0" w:space="0" w:color="auto"/>
        <w:bottom w:val="none" w:sz="0" w:space="0" w:color="auto"/>
        <w:right w:val="none" w:sz="0" w:space="0" w:color="auto"/>
      </w:divBdr>
    </w:div>
    <w:div w:id="914969384">
      <w:bodyDiv w:val="1"/>
      <w:marLeft w:val="0"/>
      <w:marRight w:val="0"/>
      <w:marTop w:val="0"/>
      <w:marBottom w:val="0"/>
      <w:divBdr>
        <w:top w:val="none" w:sz="0" w:space="0" w:color="auto"/>
        <w:left w:val="none" w:sz="0" w:space="0" w:color="auto"/>
        <w:bottom w:val="none" w:sz="0" w:space="0" w:color="auto"/>
        <w:right w:val="none" w:sz="0" w:space="0" w:color="auto"/>
      </w:divBdr>
    </w:div>
    <w:div w:id="979774058">
      <w:bodyDiv w:val="1"/>
      <w:marLeft w:val="0"/>
      <w:marRight w:val="0"/>
      <w:marTop w:val="0"/>
      <w:marBottom w:val="0"/>
      <w:divBdr>
        <w:top w:val="none" w:sz="0" w:space="0" w:color="auto"/>
        <w:left w:val="none" w:sz="0" w:space="0" w:color="auto"/>
        <w:bottom w:val="none" w:sz="0" w:space="0" w:color="auto"/>
        <w:right w:val="none" w:sz="0" w:space="0" w:color="auto"/>
      </w:divBdr>
    </w:div>
    <w:div w:id="1020934971">
      <w:bodyDiv w:val="1"/>
      <w:marLeft w:val="0"/>
      <w:marRight w:val="0"/>
      <w:marTop w:val="0"/>
      <w:marBottom w:val="0"/>
      <w:divBdr>
        <w:top w:val="none" w:sz="0" w:space="0" w:color="auto"/>
        <w:left w:val="none" w:sz="0" w:space="0" w:color="auto"/>
        <w:bottom w:val="none" w:sz="0" w:space="0" w:color="auto"/>
        <w:right w:val="none" w:sz="0" w:space="0" w:color="auto"/>
      </w:divBdr>
    </w:div>
    <w:div w:id="1105881263">
      <w:bodyDiv w:val="1"/>
      <w:marLeft w:val="0"/>
      <w:marRight w:val="0"/>
      <w:marTop w:val="0"/>
      <w:marBottom w:val="0"/>
      <w:divBdr>
        <w:top w:val="none" w:sz="0" w:space="0" w:color="auto"/>
        <w:left w:val="none" w:sz="0" w:space="0" w:color="auto"/>
        <w:bottom w:val="none" w:sz="0" w:space="0" w:color="auto"/>
        <w:right w:val="none" w:sz="0" w:space="0" w:color="auto"/>
      </w:divBdr>
    </w:div>
    <w:div w:id="1123159800">
      <w:bodyDiv w:val="1"/>
      <w:marLeft w:val="0"/>
      <w:marRight w:val="0"/>
      <w:marTop w:val="0"/>
      <w:marBottom w:val="0"/>
      <w:divBdr>
        <w:top w:val="none" w:sz="0" w:space="0" w:color="auto"/>
        <w:left w:val="none" w:sz="0" w:space="0" w:color="auto"/>
        <w:bottom w:val="none" w:sz="0" w:space="0" w:color="auto"/>
        <w:right w:val="none" w:sz="0" w:space="0" w:color="auto"/>
      </w:divBdr>
    </w:div>
    <w:div w:id="1129008429">
      <w:bodyDiv w:val="1"/>
      <w:marLeft w:val="0"/>
      <w:marRight w:val="0"/>
      <w:marTop w:val="0"/>
      <w:marBottom w:val="0"/>
      <w:divBdr>
        <w:top w:val="none" w:sz="0" w:space="0" w:color="auto"/>
        <w:left w:val="none" w:sz="0" w:space="0" w:color="auto"/>
        <w:bottom w:val="none" w:sz="0" w:space="0" w:color="auto"/>
        <w:right w:val="none" w:sz="0" w:space="0" w:color="auto"/>
      </w:divBdr>
    </w:div>
    <w:div w:id="1189876860">
      <w:bodyDiv w:val="1"/>
      <w:marLeft w:val="0"/>
      <w:marRight w:val="0"/>
      <w:marTop w:val="0"/>
      <w:marBottom w:val="0"/>
      <w:divBdr>
        <w:top w:val="none" w:sz="0" w:space="0" w:color="auto"/>
        <w:left w:val="none" w:sz="0" w:space="0" w:color="auto"/>
        <w:bottom w:val="none" w:sz="0" w:space="0" w:color="auto"/>
        <w:right w:val="none" w:sz="0" w:space="0" w:color="auto"/>
      </w:divBdr>
    </w:div>
    <w:div w:id="1360542376">
      <w:bodyDiv w:val="1"/>
      <w:marLeft w:val="0"/>
      <w:marRight w:val="0"/>
      <w:marTop w:val="0"/>
      <w:marBottom w:val="0"/>
      <w:divBdr>
        <w:top w:val="none" w:sz="0" w:space="0" w:color="auto"/>
        <w:left w:val="none" w:sz="0" w:space="0" w:color="auto"/>
        <w:bottom w:val="none" w:sz="0" w:space="0" w:color="auto"/>
        <w:right w:val="none" w:sz="0" w:space="0" w:color="auto"/>
      </w:divBdr>
    </w:div>
    <w:div w:id="1645117301">
      <w:bodyDiv w:val="1"/>
      <w:marLeft w:val="0"/>
      <w:marRight w:val="0"/>
      <w:marTop w:val="0"/>
      <w:marBottom w:val="0"/>
      <w:divBdr>
        <w:top w:val="none" w:sz="0" w:space="0" w:color="auto"/>
        <w:left w:val="none" w:sz="0" w:space="0" w:color="auto"/>
        <w:bottom w:val="none" w:sz="0" w:space="0" w:color="auto"/>
        <w:right w:val="none" w:sz="0" w:space="0" w:color="auto"/>
      </w:divBdr>
    </w:div>
    <w:div w:id="1725255976">
      <w:bodyDiv w:val="1"/>
      <w:marLeft w:val="0"/>
      <w:marRight w:val="0"/>
      <w:marTop w:val="0"/>
      <w:marBottom w:val="0"/>
      <w:divBdr>
        <w:top w:val="none" w:sz="0" w:space="0" w:color="auto"/>
        <w:left w:val="none" w:sz="0" w:space="0" w:color="auto"/>
        <w:bottom w:val="none" w:sz="0" w:space="0" w:color="auto"/>
        <w:right w:val="none" w:sz="0" w:space="0" w:color="auto"/>
      </w:divBdr>
    </w:div>
    <w:div w:id="1895238903">
      <w:bodyDiv w:val="1"/>
      <w:marLeft w:val="0"/>
      <w:marRight w:val="0"/>
      <w:marTop w:val="0"/>
      <w:marBottom w:val="0"/>
      <w:divBdr>
        <w:top w:val="none" w:sz="0" w:space="0" w:color="auto"/>
        <w:left w:val="none" w:sz="0" w:space="0" w:color="auto"/>
        <w:bottom w:val="none" w:sz="0" w:space="0" w:color="auto"/>
        <w:right w:val="none" w:sz="0" w:space="0" w:color="auto"/>
      </w:divBdr>
      <w:divsChild>
        <w:div w:id="1850021500">
          <w:marLeft w:val="0"/>
          <w:marRight w:val="0"/>
          <w:marTop w:val="0"/>
          <w:marBottom w:val="0"/>
          <w:divBdr>
            <w:top w:val="none" w:sz="0" w:space="0" w:color="auto"/>
            <w:left w:val="none" w:sz="0" w:space="0" w:color="auto"/>
            <w:bottom w:val="none" w:sz="0" w:space="0" w:color="auto"/>
            <w:right w:val="none" w:sz="0" w:space="0" w:color="auto"/>
          </w:divBdr>
        </w:div>
        <w:div w:id="870650232">
          <w:marLeft w:val="0"/>
          <w:marRight w:val="0"/>
          <w:marTop w:val="0"/>
          <w:marBottom w:val="0"/>
          <w:divBdr>
            <w:top w:val="none" w:sz="0" w:space="0" w:color="auto"/>
            <w:left w:val="none" w:sz="0" w:space="0" w:color="auto"/>
            <w:bottom w:val="none" w:sz="0" w:space="0" w:color="auto"/>
            <w:right w:val="none" w:sz="0" w:space="0" w:color="auto"/>
          </w:divBdr>
        </w:div>
        <w:div w:id="733240377">
          <w:marLeft w:val="0"/>
          <w:marRight w:val="0"/>
          <w:marTop w:val="0"/>
          <w:marBottom w:val="0"/>
          <w:divBdr>
            <w:top w:val="none" w:sz="0" w:space="0" w:color="auto"/>
            <w:left w:val="none" w:sz="0" w:space="0" w:color="auto"/>
            <w:bottom w:val="none" w:sz="0" w:space="0" w:color="auto"/>
            <w:right w:val="none" w:sz="0" w:space="0" w:color="auto"/>
          </w:divBdr>
        </w:div>
        <w:div w:id="718361641">
          <w:marLeft w:val="0"/>
          <w:marRight w:val="0"/>
          <w:marTop w:val="0"/>
          <w:marBottom w:val="0"/>
          <w:divBdr>
            <w:top w:val="none" w:sz="0" w:space="0" w:color="auto"/>
            <w:left w:val="none" w:sz="0" w:space="0" w:color="auto"/>
            <w:bottom w:val="none" w:sz="0" w:space="0" w:color="auto"/>
            <w:right w:val="none" w:sz="0" w:space="0" w:color="auto"/>
          </w:divBdr>
        </w:div>
        <w:div w:id="933977624">
          <w:marLeft w:val="0"/>
          <w:marRight w:val="0"/>
          <w:marTop w:val="0"/>
          <w:marBottom w:val="0"/>
          <w:divBdr>
            <w:top w:val="none" w:sz="0" w:space="0" w:color="auto"/>
            <w:left w:val="none" w:sz="0" w:space="0" w:color="auto"/>
            <w:bottom w:val="none" w:sz="0" w:space="0" w:color="auto"/>
            <w:right w:val="none" w:sz="0" w:space="0" w:color="auto"/>
          </w:divBdr>
        </w:div>
        <w:div w:id="1744141669">
          <w:marLeft w:val="0"/>
          <w:marRight w:val="0"/>
          <w:marTop w:val="0"/>
          <w:marBottom w:val="0"/>
          <w:divBdr>
            <w:top w:val="none" w:sz="0" w:space="0" w:color="auto"/>
            <w:left w:val="none" w:sz="0" w:space="0" w:color="auto"/>
            <w:bottom w:val="none" w:sz="0" w:space="0" w:color="auto"/>
            <w:right w:val="none" w:sz="0" w:space="0" w:color="auto"/>
          </w:divBdr>
        </w:div>
        <w:div w:id="909390067">
          <w:marLeft w:val="0"/>
          <w:marRight w:val="0"/>
          <w:marTop w:val="0"/>
          <w:marBottom w:val="0"/>
          <w:divBdr>
            <w:top w:val="none" w:sz="0" w:space="0" w:color="auto"/>
            <w:left w:val="none" w:sz="0" w:space="0" w:color="auto"/>
            <w:bottom w:val="none" w:sz="0" w:space="0" w:color="auto"/>
            <w:right w:val="none" w:sz="0" w:space="0" w:color="auto"/>
          </w:divBdr>
        </w:div>
        <w:div w:id="45379271">
          <w:marLeft w:val="0"/>
          <w:marRight w:val="0"/>
          <w:marTop w:val="0"/>
          <w:marBottom w:val="0"/>
          <w:divBdr>
            <w:top w:val="none" w:sz="0" w:space="0" w:color="auto"/>
            <w:left w:val="none" w:sz="0" w:space="0" w:color="auto"/>
            <w:bottom w:val="none" w:sz="0" w:space="0" w:color="auto"/>
            <w:right w:val="none" w:sz="0" w:space="0" w:color="auto"/>
          </w:divBdr>
        </w:div>
        <w:div w:id="2133278556">
          <w:marLeft w:val="0"/>
          <w:marRight w:val="0"/>
          <w:marTop w:val="0"/>
          <w:marBottom w:val="0"/>
          <w:divBdr>
            <w:top w:val="none" w:sz="0" w:space="0" w:color="auto"/>
            <w:left w:val="none" w:sz="0" w:space="0" w:color="auto"/>
            <w:bottom w:val="none" w:sz="0" w:space="0" w:color="auto"/>
            <w:right w:val="none" w:sz="0" w:space="0" w:color="auto"/>
          </w:divBdr>
        </w:div>
        <w:div w:id="952247768">
          <w:marLeft w:val="0"/>
          <w:marRight w:val="0"/>
          <w:marTop w:val="0"/>
          <w:marBottom w:val="0"/>
          <w:divBdr>
            <w:top w:val="none" w:sz="0" w:space="0" w:color="auto"/>
            <w:left w:val="none" w:sz="0" w:space="0" w:color="auto"/>
            <w:bottom w:val="none" w:sz="0" w:space="0" w:color="auto"/>
            <w:right w:val="none" w:sz="0" w:space="0" w:color="auto"/>
          </w:divBdr>
        </w:div>
        <w:div w:id="1937201870">
          <w:marLeft w:val="0"/>
          <w:marRight w:val="0"/>
          <w:marTop w:val="0"/>
          <w:marBottom w:val="0"/>
          <w:divBdr>
            <w:top w:val="none" w:sz="0" w:space="0" w:color="auto"/>
            <w:left w:val="none" w:sz="0" w:space="0" w:color="auto"/>
            <w:bottom w:val="none" w:sz="0" w:space="0" w:color="auto"/>
            <w:right w:val="none" w:sz="0" w:space="0" w:color="auto"/>
          </w:divBdr>
        </w:div>
        <w:div w:id="1048608144">
          <w:marLeft w:val="0"/>
          <w:marRight w:val="0"/>
          <w:marTop w:val="0"/>
          <w:marBottom w:val="0"/>
          <w:divBdr>
            <w:top w:val="none" w:sz="0" w:space="0" w:color="auto"/>
            <w:left w:val="none" w:sz="0" w:space="0" w:color="auto"/>
            <w:bottom w:val="none" w:sz="0" w:space="0" w:color="auto"/>
            <w:right w:val="none" w:sz="0" w:space="0" w:color="auto"/>
          </w:divBdr>
        </w:div>
        <w:div w:id="843131870">
          <w:marLeft w:val="0"/>
          <w:marRight w:val="0"/>
          <w:marTop w:val="0"/>
          <w:marBottom w:val="0"/>
          <w:divBdr>
            <w:top w:val="none" w:sz="0" w:space="0" w:color="auto"/>
            <w:left w:val="none" w:sz="0" w:space="0" w:color="auto"/>
            <w:bottom w:val="none" w:sz="0" w:space="0" w:color="auto"/>
            <w:right w:val="none" w:sz="0" w:space="0" w:color="auto"/>
          </w:divBdr>
        </w:div>
        <w:div w:id="50541400">
          <w:marLeft w:val="0"/>
          <w:marRight w:val="0"/>
          <w:marTop w:val="0"/>
          <w:marBottom w:val="0"/>
          <w:divBdr>
            <w:top w:val="none" w:sz="0" w:space="0" w:color="auto"/>
            <w:left w:val="none" w:sz="0" w:space="0" w:color="auto"/>
            <w:bottom w:val="none" w:sz="0" w:space="0" w:color="auto"/>
            <w:right w:val="none" w:sz="0" w:space="0" w:color="auto"/>
          </w:divBdr>
        </w:div>
        <w:div w:id="1279525068">
          <w:marLeft w:val="0"/>
          <w:marRight w:val="0"/>
          <w:marTop w:val="0"/>
          <w:marBottom w:val="0"/>
          <w:divBdr>
            <w:top w:val="none" w:sz="0" w:space="0" w:color="auto"/>
            <w:left w:val="none" w:sz="0" w:space="0" w:color="auto"/>
            <w:bottom w:val="none" w:sz="0" w:space="0" w:color="auto"/>
            <w:right w:val="none" w:sz="0" w:space="0" w:color="auto"/>
          </w:divBdr>
        </w:div>
        <w:div w:id="173423384">
          <w:marLeft w:val="0"/>
          <w:marRight w:val="0"/>
          <w:marTop w:val="0"/>
          <w:marBottom w:val="0"/>
          <w:divBdr>
            <w:top w:val="none" w:sz="0" w:space="0" w:color="auto"/>
            <w:left w:val="none" w:sz="0" w:space="0" w:color="auto"/>
            <w:bottom w:val="none" w:sz="0" w:space="0" w:color="auto"/>
            <w:right w:val="none" w:sz="0" w:space="0" w:color="auto"/>
          </w:divBdr>
        </w:div>
        <w:div w:id="361518723">
          <w:marLeft w:val="0"/>
          <w:marRight w:val="0"/>
          <w:marTop w:val="0"/>
          <w:marBottom w:val="0"/>
          <w:divBdr>
            <w:top w:val="none" w:sz="0" w:space="0" w:color="auto"/>
            <w:left w:val="none" w:sz="0" w:space="0" w:color="auto"/>
            <w:bottom w:val="none" w:sz="0" w:space="0" w:color="auto"/>
            <w:right w:val="none" w:sz="0" w:space="0" w:color="auto"/>
          </w:divBdr>
        </w:div>
      </w:divsChild>
    </w:div>
    <w:div w:id="1926646892">
      <w:bodyDiv w:val="1"/>
      <w:marLeft w:val="0"/>
      <w:marRight w:val="0"/>
      <w:marTop w:val="0"/>
      <w:marBottom w:val="0"/>
      <w:divBdr>
        <w:top w:val="none" w:sz="0" w:space="0" w:color="auto"/>
        <w:left w:val="none" w:sz="0" w:space="0" w:color="auto"/>
        <w:bottom w:val="none" w:sz="0" w:space="0" w:color="auto"/>
        <w:right w:val="none" w:sz="0" w:space="0" w:color="auto"/>
      </w:divBdr>
    </w:div>
    <w:div w:id="1935934431">
      <w:bodyDiv w:val="1"/>
      <w:marLeft w:val="0"/>
      <w:marRight w:val="0"/>
      <w:marTop w:val="0"/>
      <w:marBottom w:val="0"/>
      <w:divBdr>
        <w:top w:val="none" w:sz="0" w:space="0" w:color="auto"/>
        <w:left w:val="none" w:sz="0" w:space="0" w:color="auto"/>
        <w:bottom w:val="none" w:sz="0" w:space="0" w:color="auto"/>
        <w:right w:val="none" w:sz="0" w:space="0" w:color="auto"/>
      </w:divBdr>
    </w:div>
    <w:div w:id="2032100317">
      <w:bodyDiv w:val="1"/>
      <w:marLeft w:val="0"/>
      <w:marRight w:val="0"/>
      <w:marTop w:val="0"/>
      <w:marBottom w:val="0"/>
      <w:divBdr>
        <w:top w:val="none" w:sz="0" w:space="0" w:color="auto"/>
        <w:left w:val="none" w:sz="0" w:space="0" w:color="auto"/>
        <w:bottom w:val="none" w:sz="0" w:space="0" w:color="auto"/>
        <w:right w:val="none" w:sz="0" w:space="0" w:color="auto"/>
      </w:divBdr>
    </w:div>
    <w:div w:id="2073965840">
      <w:bodyDiv w:val="1"/>
      <w:marLeft w:val="0"/>
      <w:marRight w:val="0"/>
      <w:marTop w:val="0"/>
      <w:marBottom w:val="0"/>
      <w:divBdr>
        <w:top w:val="none" w:sz="0" w:space="0" w:color="auto"/>
        <w:left w:val="none" w:sz="0" w:space="0" w:color="auto"/>
        <w:bottom w:val="none" w:sz="0" w:space="0" w:color="auto"/>
        <w:right w:val="none" w:sz="0" w:space="0" w:color="auto"/>
      </w:divBdr>
    </w:div>
    <w:div w:id="213092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miz\AppData\Local\Temp\SRSExample-webapp.doc" TargetMode="External"/><Relationship Id="rId18" Type="http://schemas.openxmlformats.org/officeDocument/2006/relationships/hyperlink" Target="file:///C:\Users\Ramiz\AppData\Local\Temp\SRSExample-webapp.doc" TargetMode="External"/><Relationship Id="rId26" Type="http://schemas.openxmlformats.org/officeDocument/2006/relationships/hyperlink" Target="file:///C:\Users\Ramiz\AppData\Local\Temp\SRSExample-webapp.doc" TargetMode="External"/><Relationship Id="rId39" Type="http://schemas.openxmlformats.org/officeDocument/2006/relationships/package" Target="embeddings/Microsoft_Visio_Drawing22222222.vsdx"/><Relationship Id="rId21" Type="http://schemas.openxmlformats.org/officeDocument/2006/relationships/hyperlink" Target="file:///C:\Users\Ramiz\AppData\Local\Temp\SRSExample-webapp.doc" TargetMode="External"/><Relationship Id="rId34" Type="http://schemas.openxmlformats.org/officeDocument/2006/relationships/hyperlink" Target="file:///C:\Users\Ramiz\AppData\Local\Temp\SRSExample-webapp.doc"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JPG"/><Relationship Id="rId63" Type="http://schemas.openxmlformats.org/officeDocument/2006/relationships/image" Target="media/image26.png"/><Relationship Id="rId68"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www.farmers.com/" TargetMode="External"/><Relationship Id="rId2" Type="http://schemas.openxmlformats.org/officeDocument/2006/relationships/numbering" Target="numbering.xml"/><Relationship Id="rId16" Type="http://schemas.openxmlformats.org/officeDocument/2006/relationships/hyperlink" Target="file:///C:\Users\Ramiz\AppData\Local\Temp\SRSExample-webapp.doc" TargetMode="External"/><Relationship Id="rId29" Type="http://schemas.openxmlformats.org/officeDocument/2006/relationships/hyperlink" Target="file:///C:\Users\Ramiz\AppData\Local\Temp\SRSExample-webapp.doc" TargetMode="External"/><Relationship Id="rId11" Type="http://schemas.openxmlformats.org/officeDocument/2006/relationships/hyperlink" Target="file:///C:\Users\Ramiz\AppData\Local\Temp\SRSExample-webapp.doc" TargetMode="External"/><Relationship Id="rId24" Type="http://schemas.openxmlformats.org/officeDocument/2006/relationships/hyperlink" Target="file:///C:\Users\Ramiz\AppData\Local\Temp\SRSExample-webapp.doc" TargetMode="External"/><Relationship Id="rId32" Type="http://schemas.openxmlformats.org/officeDocument/2006/relationships/hyperlink" Target="file:///C:\Users\Ramiz\AppData\Local\Temp\SRSExample-webapp.doc" TargetMode="External"/><Relationship Id="rId37" Type="http://schemas.openxmlformats.org/officeDocument/2006/relationships/package" Target="embeddings/Microsoft_Visio_Drawing11111111.vsdx"/><Relationship Id="rId40" Type="http://schemas.openxmlformats.org/officeDocument/2006/relationships/image" Target="media/image3.png"/><Relationship Id="rId45" Type="http://schemas.openxmlformats.org/officeDocument/2006/relationships/image" Target="media/image8.JPG"/><Relationship Id="rId53" Type="http://schemas.openxmlformats.org/officeDocument/2006/relationships/image" Target="media/image16.jpeg"/><Relationship Id="rId58" Type="http://schemas.openxmlformats.org/officeDocument/2006/relationships/image" Target="media/image21.JPG"/><Relationship Id="rId66" Type="http://schemas.openxmlformats.org/officeDocument/2006/relationships/image" Target="media/image2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Ramiz\AppData\Local\Temp\SRSExample-webapp.doc" TargetMode="External"/><Relationship Id="rId23" Type="http://schemas.openxmlformats.org/officeDocument/2006/relationships/hyperlink" Target="file:///C:\Users\Ramiz\AppData\Local\Temp\SRSExample-webapp.doc" TargetMode="External"/><Relationship Id="rId28" Type="http://schemas.openxmlformats.org/officeDocument/2006/relationships/hyperlink" Target="file:///C:\Users\Ramiz\AppData\Local\Temp\SRSExample-webapp.doc" TargetMode="External"/><Relationship Id="rId36" Type="http://schemas.openxmlformats.org/officeDocument/2006/relationships/image" Target="media/image1.emf"/><Relationship Id="rId49" Type="http://schemas.openxmlformats.org/officeDocument/2006/relationships/image" Target="media/image12.png"/><Relationship Id="rId57" Type="http://schemas.openxmlformats.org/officeDocument/2006/relationships/image" Target="media/image20.JPG"/><Relationship Id="rId61" Type="http://schemas.openxmlformats.org/officeDocument/2006/relationships/image" Target="media/image24.JPG"/><Relationship Id="rId10" Type="http://schemas.openxmlformats.org/officeDocument/2006/relationships/hyperlink" Target="file:///C:\Users\Ramiz\AppData\Local\Temp\SRSExample-webapp.doc" TargetMode="External"/><Relationship Id="rId19" Type="http://schemas.openxmlformats.org/officeDocument/2006/relationships/hyperlink" Target="file:///C:\Users\Ramiz\AppData\Local\Temp\SRSExample-webapp.doc" TargetMode="External"/><Relationship Id="rId31" Type="http://schemas.openxmlformats.org/officeDocument/2006/relationships/hyperlink" Target="file:///C:\Users\Ramiz\AppData\Local\Temp\SRSExample-webapp.doc" TargetMode="External"/><Relationship Id="rId44" Type="http://schemas.openxmlformats.org/officeDocument/2006/relationships/image" Target="media/image7.JPG"/><Relationship Id="rId52" Type="http://schemas.openxmlformats.org/officeDocument/2006/relationships/image" Target="media/image15.jpeg"/><Relationship Id="rId60" Type="http://schemas.openxmlformats.org/officeDocument/2006/relationships/image" Target="media/image23.JPG"/><Relationship Id="rId65" Type="http://schemas.openxmlformats.org/officeDocument/2006/relationships/image" Target="media/image2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Ramiz\AppData\Local\Temp\SRSExample-webapp.doc" TargetMode="External"/><Relationship Id="rId14" Type="http://schemas.openxmlformats.org/officeDocument/2006/relationships/hyperlink" Target="file:///C:\Users\Ramiz\AppData\Local\Temp\SRSExample-webapp.doc" TargetMode="External"/><Relationship Id="rId22" Type="http://schemas.openxmlformats.org/officeDocument/2006/relationships/hyperlink" Target="file:///C:\Users\Ramiz\AppData\Local\Temp\SRSExample-webapp.doc" TargetMode="External"/><Relationship Id="rId27" Type="http://schemas.openxmlformats.org/officeDocument/2006/relationships/hyperlink" Target="file:///C:\Users\Ramiz\AppData\Local\Temp\SRSExample-webapp.doc" TargetMode="External"/><Relationship Id="rId30" Type="http://schemas.openxmlformats.org/officeDocument/2006/relationships/hyperlink" Target="file:///C:\Users\Ramiz\AppData\Local\Temp\SRSExample-webapp.doc" TargetMode="External"/><Relationship Id="rId35" Type="http://schemas.openxmlformats.org/officeDocument/2006/relationships/hyperlink" Target="file:///C:\Users\Ramiz\AppData\Local\Temp\SRSExample-webapp.doc"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JPG"/><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image" Target="media/image14.png"/><Relationship Id="rId72" Type="http://schemas.openxmlformats.org/officeDocument/2006/relationships/hyperlink" Target="http://www.allstate.com/&#8206;" TargetMode="External"/><Relationship Id="rId3" Type="http://schemas.openxmlformats.org/officeDocument/2006/relationships/styles" Target="styles.xml"/><Relationship Id="rId12" Type="http://schemas.openxmlformats.org/officeDocument/2006/relationships/hyperlink" Target="file:///C:\Users\Ramiz\AppData\Local\Temp\SRSExample-webapp.doc" TargetMode="External"/><Relationship Id="rId17" Type="http://schemas.openxmlformats.org/officeDocument/2006/relationships/hyperlink" Target="file:///C:\Users\Ramiz\AppData\Local\Temp\SRSExample-webapp.doc" TargetMode="External"/><Relationship Id="rId25" Type="http://schemas.openxmlformats.org/officeDocument/2006/relationships/hyperlink" Target="file:///C:\Users\Ramiz\AppData\Local\Temp\SRSExample-webapp.doc" TargetMode="External"/><Relationship Id="rId33" Type="http://schemas.openxmlformats.org/officeDocument/2006/relationships/hyperlink" Target="file:///C:\Users\Ramiz\AppData\Local\Temp\SRSExample-webapp.doc" TargetMode="External"/><Relationship Id="rId38" Type="http://schemas.openxmlformats.org/officeDocument/2006/relationships/image" Target="media/image2.emf"/><Relationship Id="rId46" Type="http://schemas.openxmlformats.org/officeDocument/2006/relationships/image" Target="media/image9.png"/><Relationship Id="rId59" Type="http://schemas.openxmlformats.org/officeDocument/2006/relationships/image" Target="media/image22.JPG"/><Relationship Id="rId67" Type="http://schemas.openxmlformats.org/officeDocument/2006/relationships/image" Target="media/image30.png"/><Relationship Id="rId20" Type="http://schemas.openxmlformats.org/officeDocument/2006/relationships/hyperlink" Target="file:///C:\Users\Ramiz\AppData\Local\Temp\SRSExample-webapp.doc" TargetMode="External"/><Relationship Id="rId41" Type="http://schemas.openxmlformats.org/officeDocument/2006/relationships/image" Target="media/image4.png"/><Relationship Id="rId54" Type="http://schemas.openxmlformats.org/officeDocument/2006/relationships/image" Target="media/image17.JPG"/><Relationship Id="rId62" Type="http://schemas.openxmlformats.org/officeDocument/2006/relationships/image" Target="media/image25.JPG"/><Relationship Id="rId70"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D7A0D-31C1-4F6A-816E-3239C941C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50</Pages>
  <Words>5998</Words>
  <Characters>34195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Ramiz Cohadarevic</dc:creator>
  <cp:keywords/>
  <dc:description/>
  <cp:lastModifiedBy>Daniel Walker</cp:lastModifiedBy>
  <cp:revision>38</cp:revision>
  <dcterms:created xsi:type="dcterms:W3CDTF">2015-02-18T21:28:00Z</dcterms:created>
  <dcterms:modified xsi:type="dcterms:W3CDTF">2015-02-19T04:19:00Z</dcterms:modified>
</cp:coreProperties>
</file>